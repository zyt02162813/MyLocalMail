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159CF" w14:textId="77777777" w:rsidR="006577D9" w:rsidRDefault="00000000">
      <w:pPr>
        <w:jc w:val="center"/>
        <w:rPr>
          <w:rFonts w:ascii="微软雅黑" w:eastAsia="微软雅黑" w:hAnsi="微软雅黑" w:cs="微软雅黑"/>
          <w:b/>
          <w:sz w:val="36"/>
          <w:szCs w:val="36"/>
        </w:rPr>
      </w:pPr>
      <w:r>
        <w:rPr>
          <w:rFonts w:ascii="微软雅黑" w:eastAsia="微软雅黑" w:hAnsi="微软雅黑" w:cs="微软雅黑" w:hint="eastAsia"/>
          <w:b/>
          <w:sz w:val="36"/>
          <w:szCs w:val="36"/>
        </w:rPr>
        <w:t>NeU Event-2025-美团项目补充协议</w:t>
      </w:r>
    </w:p>
    <w:p w14:paraId="52E159D0" w14:textId="77777777" w:rsidR="006577D9" w:rsidRDefault="00000000">
      <w:pPr>
        <w:contextualSpacing/>
        <w:rPr>
          <w:rFonts w:ascii="微软雅黑" w:eastAsia="微软雅黑" w:hAnsi="微软雅黑" w:cs="微软雅黑"/>
          <w:sz w:val="21"/>
          <w:szCs w:val="21"/>
        </w:rPr>
      </w:pPr>
      <w:r>
        <w:rPr>
          <w:rFonts w:ascii="微软雅黑" w:eastAsia="微软雅黑" w:hAnsi="微软雅黑" w:cs="微软雅黑" w:hint="eastAsia"/>
          <w:sz w:val="21"/>
          <w:szCs w:val="21"/>
        </w:rPr>
        <w:t>本服务协议系由甲方【神基制药有限公司】与乙方【上海诚甲信息技术有限公司】达成。（甲方与乙方，下文中合称为</w:t>
      </w:r>
      <w:r>
        <w:rPr>
          <w:rFonts w:ascii="微软雅黑" w:eastAsia="微软雅黑" w:hAnsi="微软雅黑" w:cs="微软雅黑" w:hint="eastAsia"/>
          <w:b/>
          <w:sz w:val="21"/>
          <w:szCs w:val="21"/>
        </w:rPr>
        <w:t>“双方”</w:t>
      </w:r>
      <w:r>
        <w:rPr>
          <w:rFonts w:ascii="微软雅黑" w:eastAsia="微软雅黑" w:hAnsi="微软雅黑" w:cs="微软雅黑" w:hint="eastAsia"/>
          <w:sz w:val="21"/>
          <w:szCs w:val="21"/>
        </w:rPr>
        <w:t>，单独称为</w:t>
      </w:r>
      <w:r>
        <w:rPr>
          <w:rFonts w:ascii="微软雅黑" w:eastAsia="微软雅黑" w:hAnsi="微软雅黑" w:cs="微软雅黑" w:hint="eastAsia"/>
          <w:b/>
          <w:sz w:val="21"/>
          <w:szCs w:val="21"/>
        </w:rPr>
        <w:t>“一方”</w:t>
      </w:r>
      <w:r>
        <w:rPr>
          <w:rFonts w:ascii="微软雅黑" w:eastAsia="微软雅黑" w:hAnsi="微软雅黑" w:cs="微软雅黑" w:hint="eastAsia"/>
          <w:sz w:val="21"/>
          <w:szCs w:val="21"/>
        </w:rPr>
        <w:t>。）</w:t>
      </w:r>
      <w:bookmarkStart w:id="0" w:name="_DV_M3"/>
      <w:bookmarkEnd w:id="0"/>
    </w:p>
    <w:p w14:paraId="52E159D1" w14:textId="77777777" w:rsidR="006577D9" w:rsidRDefault="00000000">
      <w:pPr>
        <w:contextualSpacing/>
        <w:rPr>
          <w:rFonts w:ascii="微软雅黑" w:eastAsia="微软雅黑" w:hAnsi="微软雅黑" w:cs="微软雅黑"/>
          <w:sz w:val="21"/>
          <w:szCs w:val="21"/>
        </w:rPr>
      </w:pPr>
      <w:r>
        <w:rPr>
          <w:rFonts w:ascii="微软雅黑" w:eastAsia="微软雅黑" w:hAnsi="微软雅黑" w:cs="微软雅黑" w:hint="eastAsia"/>
          <w:sz w:val="21"/>
          <w:szCs w:val="21"/>
        </w:rPr>
        <w:t>鉴于甲、乙双方已于2025年8月签订《EMS 营销活动合规管理系统》合同（“原协议”），经协商一致，达成如下补充条款：</w:t>
      </w:r>
    </w:p>
    <w:p w14:paraId="52E159D2" w14:textId="77777777" w:rsidR="006577D9" w:rsidRDefault="00000000">
      <w:pPr>
        <w:pStyle w:val="1"/>
        <w:numPr>
          <w:ilvl w:val="0"/>
          <w:numId w:val="1"/>
        </w:numPr>
        <w:ind w:left="450" w:hanging="450"/>
        <w:rPr>
          <w:rFonts w:ascii="微软雅黑" w:eastAsia="微软雅黑" w:hAnsi="微软雅黑" w:cs="微软雅黑"/>
          <w:sz w:val="21"/>
          <w:szCs w:val="21"/>
        </w:rPr>
      </w:pPr>
      <w:r>
        <w:rPr>
          <w:rFonts w:ascii="微软雅黑" w:eastAsia="微软雅黑" w:hAnsi="微软雅黑" w:cs="微软雅黑" w:hint="eastAsia"/>
          <w:sz w:val="21"/>
          <w:szCs w:val="21"/>
        </w:rPr>
        <w:t>双方确认，一期项目实施完成后，为了满足甲方更多业务场景的需要，增加了如下服务内容：</w:t>
      </w: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1775"/>
        <w:gridCol w:w="5815"/>
      </w:tblGrid>
      <w:tr w:rsidR="006577D9" w14:paraId="52E159D6" w14:textId="77777777">
        <w:trPr>
          <w:trHeight w:val="352"/>
        </w:trPr>
        <w:tc>
          <w:tcPr>
            <w:tcW w:w="409" w:type="pct"/>
            <w:shd w:val="clear" w:color="auto" w:fill="auto"/>
            <w:noWrap/>
            <w:vAlign w:val="center"/>
          </w:tcPr>
          <w:p w14:paraId="52E159D3" w14:textId="77777777" w:rsidR="006577D9" w:rsidRDefault="00000000">
            <w:pPr>
              <w:jc w:val="center"/>
              <w:textAlignment w:val="center"/>
              <w:rPr>
                <w:rFonts w:ascii="微软雅黑" w:eastAsia="微软雅黑" w:hAnsi="微软雅黑" w:cs="微软雅黑"/>
                <w:b/>
                <w:bCs/>
                <w:color w:val="000000"/>
                <w:sz w:val="24"/>
                <w:szCs w:val="24"/>
              </w:rPr>
            </w:pPr>
            <w:r>
              <w:rPr>
                <w:rFonts w:ascii="微软雅黑" w:eastAsia="微软雅黑" w:hAnsi="微软雅黑" w:cs="微软雅黑" w:hint="eastAsia"/>
                <w:b/>
                <w:bCs/>
                <w:color w:val="000000"/>
                <w:sz w:val="24"/>
                <w:szCs w:val="24"/>
                <w:lang w:bidi="ar"/>
              </w:rPr>
              <w:t>编号</w:t>
            </w:r>
          </w:p>
        </w:tc>
        <w:tc>
          <w:tcPr>
            <w:tcW w:w="1076" w:type="pct"/>
            <w:shd w:val="clear" w:color="auto" w:fill="auto"/>
            <w:noWrap/>
            <w:vAlign w:val="center"/>
          </w:tcPr>
          <w:p w14:paraId="52E159D4" w14:textId="77777777" w:rsidR="006577D9" w:rsidRDefault="00000000">
            <w:pPr>
              <w:jc w:val="center"/>
              <w:textAlignment w:val="center"/>
              <w:rPr>
                <w:rFonts w:ascii="微软雅黑" w:eastAsia="微软雅黑" w:hAnsi="微软雅黑" w:cs="微软雅黑"/>
                <w:b/>
                <w:bCs/>
                <w:color w:val="000000"/>
                <w:sz w:val="24"/>
                <w:szCs w:val="24"/>
              </w:rPr>
            </w:pPr>
            <w:r>
              <w:rPr>
                <w:rFonts w:ascii="微软雅黑" w:eastAsia="微软雅黑" w:hAnsi="微软雅黑" w:cs="微软雅黑" w:hint="eastAsia"/>
                <w:b/>
                <w:bCs/>
                <w:color w:val="000000"/>
                <w:sz w:val="24"/>
                <w:szCs w:val="24"/>
                <w:lang w:bidi="ar"/>
              </w:rPr>
              <w:t>需求分类</w:t>
            </w:r>
          </w:p>
        </w:tc>
        <w:tc>
          <w:tcPr>
            <w:tcW w:w="3513" w:type="pct"/>
            <w:shd w:val="clear" w:color="auto" w:fill="auto"/>
            <w:noWrap/>
            <w:vAlign w:val="center"/>
          </w:tcPr>
          <w:p w14:paraId="52E159D5" w14:textId="77777777" w:rsidR="006577D9" w:rsidRDefault="00000000">
            <w:pPr>
              <w:jc w:val="center"/>
              <w:textAlignment w:val="center"/>
              <w:rPr>
                <w:rFonts w:ascii="微软雅黑" w:eastAsia="微软雅黑" w:hAnsi="微软雅黑" w:cs="微软雅黑"/>
                <w:b/>
                <w:bCs/>
                <w:color w:val="000000"/>
                <w:sz w:val="24"/>
                <w:szCs w:val="24"/>
              </w:rPr>
            </w:pPr>
            <w:r>
              <w:rPr>
                <w:rFonts w:ascii="微软雅黑" w:eastAsia="微软雅黑" w:hAnsi="微软雅黑" w:cs="微软雅黑" w:hint="eastAsia"/>
                <w:b/>
                <w:bCs/>
                <w:color w:val="000000"/>
                <w:sz w:val="24"/>
                <w:szCs w:val="24"/>
                <w:lang w:bidi="ar"/>
              </w:rPr>
              <w:t>需求描述</w:t>
            </w:r>
          </w:p>
        </w:tc>
      </w:tr>
      <w:tr w:rsidR="006577D9" w14:paraId="52E159DA" w14:textId="77777777">
        <w:trPr>
          <w:trHeight w:val="352"/>
        </w:trPr>
        <w:tc>
          <w:tcPr>
            <w:tcW w:w="409" w:type="pct"/>
            <w:shd w:val="clear" w:color="auto" w:fill="auto"/>
            <w:noWrap/>
            <w:vAlign w:val="center"/>
          </w:tcPr>
          <w:p w14:paraId="52E159D7" w14:textId="77777777" w:rsidR="006577D9" w:rsidRDefault="00000000">
            <w:pPr>
              <w:jc w:val="center"/>
              <w:textAlignment w:val="center"/>
              <w:rPr>
                <w:rFonts w:ascii="微软雅黑" w:eastAsia="微软雅黑" w:hAnsi="微软雅黑" w:cs="微软雅黑"/>
                <w:color w:val="000000"/>
              </w:rPr>
            </w:pPr>
            <w:r>
              <w:rPr>
                <w:rFonts w:ascii="微软雅黑" w:eastAsia="微软雅黑" w:hAnsi="微软雅黑" w:cs="微软雅黑" w:hint="eastAsia"/>
                <w:color w:val="000000"/>
                <w:lang w:bidi="ar"/>
              </w:rPr>
              <w:t>1</w:t>
            </w:r>
          </w:p>
        </w:tc>
        <w:tc>
          <w:tcPr>
            <w:tcW w:w="1076" w:type="pct"/>
            <w:vMerge w:val="restart"/>
            <w:shd w:val="clear" w:color="auto" w:fill="auto"/>
            <w:vAlign w:val="center"/>
          </w:tcPr>
          <w:p w14:paraId="52E159D8" w14:textId="77777777" w:rsidR="006577D9" w:rsidRDefault="00000000">
            <w:pPr>
              <w:jc w:val="both"/>
              <w:textAlignment w:val="center"/>
              <w:rPr>
                <w:rFonts w:ascii="微软雅黑" w:eastAsia="微软雅黑" w:hAnsi="微软雅黑" w:cs="微软雅黑"/>
                <w:color w:val="000000"/>
              </w:rPr>
            </w:pPr>
            <w:r>
              <w:rPr>
                <w:rFonts w:ascii="微软雅黑" w:eastAsia="微软雅黑" w:hAnsi="微软雅黑" w:cs="微软雅黑" w:hint="eastAsia"/>
                <w:color w:val="000000"/>
              </w:rPr>
              <w:t>美团集成方案</w:t>
            </w:r>
          </w:p>
        </w:tc>
        <w:tc>
          <w:tcPr>
            <w:tcW w:w="3513" w:type="pct"/>
            <w:shd w:val="clear" w:color="auto" w:fill="auto"/>
            <w:vAlign w:val="center"/>
          </w:tcPr>
          <w:p w14:paraId="52E159D9" w14:textId="77777777" w:rsidR="006577D9" w:rsidRDefault="00000000">
            <w:pPr>
              <w:textAlignment w:val="center"/>
              <w:rPr>
                <w:rFonts w:ascii="微软雅黑" w:eastAsia="微软雅黑" w:hAnsi="微软雅黑" w:cs="微软雅黑"/>
                <w:color w:val="000000"/>
              </w:rPr>
            </w:pPr>
            <w:r>
              <w:rPr>
                <w:rFonts w:ascii="微软雅黑" w:eastAsia="微软雅黑" w:hAnsi="微软雅黑" w:cs="微软雅黑" w:hint="eastAsia"/>
              </w:rPr>
              <w:t>会议全流程与美团对接，会议申请单选择美团用餐以及用餐金额，审批通过后，用户可以在美团应用中进行线上餐厅付款或点外卖，有了订单之后，EVENT系统可以拉取已经存在的关联订单，订单显示美团实付金额、用餐地址、餐厅名称、水单附件等信息。</w:t>
            </w:r>
          </w:p>
        </w:tc>
      </w:tr>
      <w:tr w:rsidR="006577D9" w14:paraId="52E159DE" w14:textId="77777777">
        <w:trPr>
          <w:trHeight w:val="352"/>
        </w:trPr>
        <w:tc>
          <w:tcPr>
            <w:tcW w:w="409" w:type="pct"/>
            <w:shd w:val="clear" w:color="auto" w:fill="auto"/>
            <w:noWrap/>
            <w:vAlign w:val="center"/>
          </w:tcPr>
          <w:p w14:paraId="52E159DB" w14:textId="77777777" w:rsidR="006577D9" w:rsidRDefault="00000000">
            <w:pPr>
              <w:jc w:val="center"/>
              <w:textAlignment w:val="center"/>
              <w:rPr>
                <w:rFonts w:ascii="微软雅黑" w:eastAsia="微软雅黑" w:hAnsi="微软雅黑" w:cs="微软雅黑"/>
                <w:color w:val="000000"/>
                <w:lang w:bidi="ar"/>
              </w:rPr>
            </w:pPr>
            <w:r>
              <w:rPr>
                <w:rFonts w:ascii="微软雅黑" w:eastAsia="微软雅黑" w:hAnsi="微软雅黑" w:cs="微软雅黑" w:hint="eastAsia"/>
                <w:color w:val="000000"/>
                <w:lang w:bidi="ar"/>
              </w:rPr>
              <w:t>2</w:t>
            </w:r>
          </w:p>
        </w:tc>
        <w:tc>
          <w:tcPr>
            <w:tcW w:w="1076" w:type="pct"/>
            <w:vMerge/>
            <w:shd w:val="clear" w:color="auto" w:fill="auto"/>
            <w:vAlign w:val="center"/>
          </w:tcPr>
          <w:p w14:paraId="52E159DC" w14:textId="77777777" w:rsidR="006577D9" w:rsidRDefault="006577D9">
            <w:pPr>
              <w:jc w:val="both"/>
              <w:textAlignment w:val="center"/>
              <w:rPr>
                <w:rFonts w:ascii="微软雅黑" w:eastAsia="微软雅黑" w:hAnsi="微软雅黑" w:cs="微软雅黑"/>
                <w:color w:val="000000"/>
              </w:rPr>
            </w:pPr>
          </w:p>
        </w:tc>
        <w:tc>
          <w:tcPr>
            <w:tcW w:w="3513" w:type="pct"/>
            <w:shd w:val="clear" w:color="auto" w:fill="auto"/>
            <w:vAlign w:val="center"/>
          </w:tcPr>
          <w:p w14:paraId="52E159DD" w14:textId="77777777" w:rsidR="006577D9" w:rsidRDefault="00000000">
            <w:pPr>
              <w:rPr>
                <w:rFonts w:ascii="微软雅黑" w:eastAsia="微软雅黑" w:hAnsi="微软雅黑" w:cs="微软雅黑"/>
              </w:rPr>
            </w:pPr>
            <w:r>
              <w:rPr>
                <w:rFonts w:ascii="微软雅黑" w:eastAsia="微软雅黑" w:hAnsi="微软雅黑" w:cs="微软雅黑" w:hint="eastAsia"/>
              </w:rPr>
              <w:t>新增会议类型【非会议活动】，费用类型只包含：【美团用餐】和【个人垫付-餐费】申请相关权限：申请人为BU Sales/ BU Sales-Zyrtec，无需提前审批，但申请人可报销的最大金额不超3000元/月。</w:t>
            </w:r>
            <w:r>
              <w:rPr>
                <w:rFonts w:ascii="微软雅黑" w:eastAsia="微软雅黑" w:hAnsi="微软雅黑" w:cs="微软雅黑" w:hint="eastAsia"/>
                <w:sz w:val="24"/>
                <w:szCs w:val="24"/>
                <w:lang w:bidi="ar"/>
              </w:rPr>
              <w:t>——这里控制的是会议负责人当前自然月所有相关的美团订单的实际支付金额之和不可以 &gt; 3000。</w:t>
            </w:r>
            <w:r>
              <w:rPr>
                <w:rFonts w:ascii="微软雅黑" w:eastAsia="微软雅黑" w:hAnsi="微软雅黑" w:cs="微软雅黑" w:hint="eastAsia"/>
              </w:rPr>
              <w:t xml:space="preserve">审批流相关：无需审批【个人垫付-餐费】不做管控 </w:t>
            </w:r>
          </w:p>
        </w:tc>
      </w:tr>
      <w:tr w:rsidR="006577D9" w14:paraId="52E159E2" w14:textId="77777777">
        <w:trPr>
          <w:trHeight w:val="680"/>
        </w:trPr>
        <w:tc>
          <w:tcPr>
            <w:tcW w:w="409" w:type="pct"/>
            <w:shd w:val="clear" w:color="auto" w:fill="auto"/>
            <w:noWrap/>
            <w:vAlign w:val="center"/>
          </w:tcPr>
          <w:p w14:paraId="52E159DF" w14:textId="77777777" w:rsidR="006577D9" w:rsidRDefault="00000000">
            <w:pPr>
              <w:jc w:val="center"/>
              <w:textAlignment w:val="center"/>
              <w:rPr>
                <w:rFonts w:ascii="微软雅黑" w:eastAsia="微软雅黑" w:hAnsi="微软雅黑" w:cs="微软雅黑"/>
                <w:color w:val="000000"/>
              </w:rPr>
            </w:pPr>
            <w:r>
              <w:rPr>
                <w:rFonts w:ascii="微软雅黑" w:eastAsia="微软雅黑" w:hAnsi="微软雅黑" w:cs="微软雅黑" w:hint="eastAsia"/>
                <w:color w:val="000000"/>
              </w:rPr>
              <w:lastRenderedPageBreak/>
              <w:t>3</w:t>
            </w:r>
          </w:p>
        </w:tc>
        <w:tc>
          <w:tcPr>
            <w:tcW w:w="1076" w:type="pct"/>
            <w:vMerge/>
            <w:shd w:val="clear" w:color="auto" w:fill="auto"/>
            <w:vAlign w:val="center"/>
          </w:tcPr>
          <w:p w14:paraId="52E159E0" w14:textId="77777777" w:rsidR="006577D9" w:rsidRDefault="006577D9">
            <w:pPr>
              <w:jc w:val="center"/>
              <w:rPr>
                <w:rFonts w:ascii="微软雅黑" w:eastAsia="微软雅黑" w:hAnsi="微软雅黑" w:cs="微软雅黑"/>
                <w:color w:val="000000"/>
              </w:rPr>
            </w:pPr>
          </w:p>
        </w:tc>
        <w:tc>
          <w:tcPr>
            <w:tcW w:w="3513" w:type="pct"/>
            <w:shd w:val="clear" w:color="auto" w:fill="auto"/>
            <w:vAlign w:val="center"/>
          </w:tcPr>
          <w:p w14:paraId="52E159E1" w14:textId="77777777" w:rsidR="006577D9" w:rsidRDefault="00000000">
            <w:pPr>
              <w:textAlignment w:val="center"/>
              <w:rPr>
                <w:rFonts w:ascii="微软雅黑" w:eastAsia="微软雅黑" w:hAnsi="微软雅黑" w:cs="微软雅黑"/>
                <w:color w:val="000000"/>
              </w:rPr>
            </w:pPr>
            <w:r>
              <w:rPr>
                <w:rFonts w:ascii="微软雅黑" w:eastAsia="微软雅黑" w:hAnsi="微软雅黑" w:cs="微软雅黑" w:hint="eastAsia"/>
                <w:color w:val="000000"/>
              </w:rPr>
              <w:t>会议结束后，系统将在关会页面展示真实的"美团实际参会人数"（字段置为只读不可编辑），并与用户填报的"实际参会人数"进行自动比对。最终以二者中的较低值作为合规的"可报销人数"，并且以该“可报销人数”*人均上限金额作为可报销总金额。该数值将作为唯一有效数据同步推送至汇联易系统进行费用核销。</w:t>
            </w:r>
          </w:p>
        </w:tc>
      </w:tr>
      <w:tr w:rsidR="006577D9" w14:paraId="52E159E6" w14:textId="77777777">
        <w:trPr>
          <w:trHeight w:val="420"/>
        </w:trPr>
        <w:tc>
          <w:tcPr>
            <w:tcW w:w="409" w:type="pct"/>
            <w:shd w:val="clear" w:color="auto" w:fill="auto"/>
            <w:noWrap/>
            <w:vAlign w:val="center"/>
          </w:tcPr>
          <w:p w14:paraId="52E159E3" w14:textId="77777777" w:rsidR="006577D9" w:rsidRDefault="00000000">
            <w:pPr>
              <w:jc w:val="center"/>
              <w:textAlignment w:val="center"/>
              <w:rPr>
                <w:rFonts w:ascii="微软雅黑" w:eastAsia="微软雅黑" w:hAnsi="微软雅黑" w:cs="微软雅黑"/>
                <w:color w:val="000000"/>
                <w:lang w:bidi="ar"/>
              </w:rPr>
            </w:pPr>
            <w:r>
              <w:rPr>
                <w:rFonts w:ascii="微软雅黑" w:eastAsia="微软雅黑" w:hAnsi="微软雅黑" w:cs="微软雅黑" w:hint="eastAsia"/>
                <w:color w:val="000000"/>
                <w:lang w:bidi="ar"/>
              </w:rPr>
              <w:t>4</w:t>
            </w:r>
          </w:p>
        </w:tc>
        <w:tc>
          <w:tcPr>
            <w:tcW w:w="1076" w:type="pct"/>
            <w:vMerge/>
            <w:shd w:val="clear" w:color="auto" w:fill="auto"/>
            <w:vAlign w:val="center"/>
          </w:tcPr>
          <w:p w14:paraId="52E159E4" w14:textId="77777777" w:rsidR="006577D9" w:rsidRDefault="006577D9">
            <w:pPr>
              <w:jc w:val="center"/>
              <w:rPr>
                <w:rFonts w:ascii="微软雅黑" w:eastAsia="微软雅黑" w:hAnsi="微软雅黑" w:cs="微软雅黑"/>
                <w:color w:val="000000"/>
              </w:rPr>
            </w:pPr>
          </w:p>
        </w:tc>
        <w:tc>
          <w:tcPr>
            <w:tcW w:w="3513" w:type="pct"/>
            <w:shd w:val="clear" w:color="auto" w:fill="auto"/>
            <w:vAlign w:val="center"/>
          </w:tcPr>
          <w:p w14:paraId="52E159E5" w14:textId="407128E0" w:rsidR="006577D9" w:rsidRDefault="00000000">
            <w:pPr>
              <w:textAlignment w:val="center"/>
              <w:rPr>
                <w:rFonts w:ascii="微软雅黑" w:eastAsia="微软雅黑" w:hAnsi="微软雅黑" w:cs="微软雅黑"/>
                <w:color w:val="000000"/>
              </w:rPr>
            </w:pPr>
            <w:r>
              <w:rPr>
                <w:rFonts w:ascii="微软雅黑" w:eastAsia="微软雅黑" w:hAnsi="微软雅黑" w:cs="微软雅黑" w:hint="eastAsia"/>
                <w:color w:val="000000"/>
              </w:rPr>
              <w:t>汇联易接口完成适应性改造后，MB系统将按规范推送经业务规则校准的“可报销人数”字段；该字段作为费用核销场景下唯一合规的有效数据源，将通过系统间标准化接口同步传输至汇联易系统，用于后续费用核销流程的刚性依据。</w:t>
            </w:r>
            <w:commentRangeStart w:id="1"/>
            <w:ins w:id="2" w:author="Zhang Panbin" w:date="2025-12-24T11:52:00Z" w16du:dateUtc="2025-12-24T03:52:00Z">
              <w:r w:rsidR="0076482A">
                <w:rPr>
                  <w:rFonts w:ascii="微软雅黑" w:eastAsia="微软雅黑" w:hAnsi="微软雅黑" w:cs="微软雅黑" w:hint="eastAsia"/>
                  <w:color w:val="000000"/>
                </w:rPr>
                <w:t>同时MB系统会推送水单和</w:t>
              </w:r>
              <w:r w:rsidR="004B46AF">
                <w:rPr>
                  <w:rFonts w:ascii="微软雅黑" w:eastAsia="微软雅黑" w:hAnsi="微软雅黑" w:cs="微软雅黑" w:hint="eastAsia"/>
                  <w:color w:val="000000"/>
                </w:rPr>
                <w:t>参会</w:t>
              </w:r>
              <w:r w:rsidR="0076482A">
                <w:rPr>
                  <w:rFonts w:ascii="微软雅黑" w:eastAsia="微软雅黑" w:hAnsi="微软雅黑" w:cs="微软雅黑" w:hint="eastAsia"/>
                  <w:color w:val="000000"/>
                </w:rPr>
                <w:t>签到表</w:t>
              </w:r>
              <w:r w:rsidR="004B46AF">
                <w:rPr>
                  <w:rFonts w:ascii="微软雅黑" w:eastAsia="微软雅黑" w:hAnsi="微软雅黑" w:cs="微软雅黑" w:hint="eastAsia"/>
                  <w:color w:val="000000"/>
                </w:rPr>
                <w:t>给到汇联易</w:t>
              </w:r>
            </w:ins>
            <w:ins w:id="3" w:author="Zhang Panbin" w:date="2025-12-24T11:53:00Z" w16du:dateUtc="2025-12-24T03:53:00Z">
              <w:r w:rsidR="00C46247">
                <w:rPr>
                  <w:rFonts w:ascii="微软雅黑" w:eastAsia="微软雅黑" w:hAnsi="微软雅黑" w:cs="微软雅黑" w:hint="eastAsia"/>
                  <w:color w:val="000000"/>
                </w:rPr>
                <w:t>，用于后续费用核销流程的参考材料</w:t>
              </w:r>
            </w:ins>
            <w:commentRangeEnd w:id="1"/>
            <w:ins w:id="4" w:author="Zhang Panbin" w:date="2025-12-24T11:54:00Z" w16du:dateUtc="2025-12-24T03:54:00Z">
              <w:r w:rsidR="00C46247">
                <w:rPr>
                  <w:rStyle w:val="ab"/>
                </w:rPr>
                <w:commentReference w:id="1"/>
              </w:r>
            </w:ins>
          </w:p>
        </w:tc>
      </w:tr>
    </w:tbl>
    <w:p w14:paraId="52E159E7" w14:textId="77777777" w:rsidR="006577D9" w:rsidRDefault="006577D9">
      <w:pPr>
        <w:rPr>
          <w:rFonts w:ascii="微软雅黑" w:eastAsia="微软雅黑" w:hAnsi="微软雅黑" w:cs="微软雅黑"/>
          <w:sz w:val="21"/>
          <w:szCs w:val="21"/>
        </w:rPr>
      </w:pPr>
    </w:p>
    <w:p w14:paraId="52E159E8" w14:textId="77777777" w:rsidR="006577D9" w:rsidRDefault="00000000">
      <w:pPr>
        <w:rPr>
          <w:rFonts w:ascii="微软雅黑" w:eastAsia="微软雅黑" w:hAnsi="微软雅黑" w:cs="微软雅黑"/>
          <w:sz w:val="21"/>
          <w:szCs w:val="21"/>
        </w:rPr>
      </w:pPr>
      <w:r>
        <w:rPr>
          <w:rFonts w:ascii="微软雅黑" w:eastAsia="微软雅黑" w:hAnsi="微软雅黑" w:cs="微软雅黑" w:hint="eastAsia"/>
          <w:sz w:val="21"/>
          <w:szCs w:val="21"/>
        </w:rPr>
        <w:t>功能需求调整经甲乙双方邮件确认后，乙方的实施团队根据人员资源情况进行实施计划安排，并与甲方进行沟通。</w:t>
      </w:r>
    </w:p>
    <w:p w14:paraId="52E159E9" w14:textId="77777777" w:rsidR="006577D9" w:rsidRDefault="00000000">
      <w:pPr>
        <w:pStyle w:val="1"/>
        <w:numPr>
          <w:ilvl w:val="0"/>
          <w:numId w:val="1"/>
        </w:numPr>
        <w:ind w:left="450" w:hanging="450"/>
        <w:rPr>
          <w:rFonts w:ascii="微软雅黑" w:eastAsia="微软雅黑" w:hAnsi="微软雅黑" w:cs="微软雅黑"/>
          <w:sz w:val="21"/>
          <w:szCs w:val="21"/>
        </w:rPr>
      </w:pPr>
      <w:r>
        <w:rPr>
          <w:rFonts w:ascii="微软雅黑" w:eastAsia="微软雅黑" w:hAnsi="微软雅黑" w:cs="微软雅黑" w:hint="eastAsia"/>
          <w:sz w:val="21"/>
          <w:szCs w:val="21"/>
        </w:rPr>
        <w:t>新增服务的费用和付款</w:t>
      </w:r>
    </w:p>
    <w:p w14:paraId="52E159EA" w14:textId="77777777" w:rsidR="006577D9" w:rsidRDefault="00000000">
      <w:pPr>
        <w:pStyle w:val="1"/>
        <w:numPr>
          <w:ilvl w:val="0"/>
          <w:numId w:val="2"/>
        </w:numPr>
        <w:rPr>
          <w:rFonts w:ascii="微软雅黑" w:eastAsia="微软雅黑" w:hAnsi="微软雅黑" w:cs="微软雅黑"/>
          <w:sz w:val="21"/>
          <w:szCs w:val="21"/>
        </w:rPr>
      </w:pPr>
      <w:r>
        <w:rPr>
          <w:rFonts w:ascii="微软雅黑" w:eastAsia="微软雅黑" w:hAnsi="微软雅黑" w:cs="微软雅黑" w:hint="eastAsia"/>
          <w:sz w:val="21"/>
          <w:szCs w:val="21"/>
        </w:rPr>
        <w:t>服务费用</w:t>
      </w:r>
    </w:p>
    <w:p w14:paraId="52E159EB" w14:textId="77777777" w:rsidR="006577D9" w:rsidRDefault="00000000">
      <w:pPr>
        <w:rPr>
          <w:rFonts w:ascii="微软雅黑" w:eastAsia="微软雅黑" w:hAnsi="微软雅黑" w:cs="微软雅黑"/>
          <w:sz w:val="21"/>
          <w:szCs w:val="21"/>
        </w:rPr>
      </w:pPr>
      <w:r>
        <w:rPr>
          <w:rFonts w:ascii="微软雅黑" w:eastAsia="微软雅黑" w:hAnsi="微软雅黑" w:cs="微软雅黑" w:hint="eastAsia"/>
          <w:sz w:val="21"/>
          <w:szCs w:val="21"/>
        </w:rPr>
        <w:t>新增服务费用为人民币（不含税）</w:t>
      </w:r>
      <w:r>
        <w:rPr>
          <w:rFonts w:ascii="微软雅黑" w:eastAsia="微软雅黑" w:hAnsi="微软雅黑" w:cs="微软雅黑" w:hint="eastAsia"/>
          <w:color w:val="000000"/>
          <w:sz w:val="21"/>
          <w:szCs w:val="21"/>
          <w:lang w:bidi="ar"/>
        </w:rPr>
        <w:t>￥34,500.00元</w:t>
      </w:r>
      <w:r>
        <w:rPr>
          <w:rFonts w:ascii="微软雅黑" w:eastAsia="微软雅黑" w:hAnsi="微软雅黑" w:cs="微软雅黑" w:hint="eastAsia"/>
          <w:sz w:val="21"/>
          <w:szCs w:val="21"/>
        </w:rPr>
        <w:t>，大写：人民币叁万肆仟伍佰元整。</w:t>
      </w:r>
    </w:p>
    <w:p w14:paraId="52E159EC" w14:textId="77777777" w:rsidR="006577D9" w:rsidRDefault="00000000">
      <w:pPr>
        <w:rPr>
          <w:rFonts w:ascii="微软雅黑" w:eastAsia="微软雅黑" w:hAnsi="微软雅黑" w:cs="微软雅黑"/>
          <w:sz w:val="21"/>
          <w:szCs w:val="21"/>
        </w:rPr>
      </w:pPr>
      <w:r>
        <w:rPr>
          <w:rFonts w:ascii="微软雅黑" w:eastAsia="微软雅黑" w:hAnsi="微软雅黑" w:cs="微软雅黑" w:hint="eastAsia"/>
          <w:sz w:val="21"/>
          <w:szCs w:val="21"/>
        </w:rPr>
        <w:t>，税率6%。含税总价人民币</w:t>
      </w:r>
      <w:r>
        <w:rPr>
          <w:rFonts w:ascii="微软雅黑" w:eastAsia="微软雅黑" w:hAnsi="微软雅黑" w:cs="微软雅黑" w:hint="eastAsia"/>
          <w:color w:val="000000"/>
          <w:sz w:val="21"/>
          <w:szCs w:val="21"/>
          <w:lang w:bidi="ar"/>
        </w:rPr>
        <w:t>￥36,570.00</w:t>
      </w:r>
      <w:r>
        <w:rPr>
          <w:rFonts w:ascii="微软雅黑" w:eastAsia="微软雅黑" w:hAnsi="微软雅黑" w:cs="微软雅黑" w:hint="eastAsia"/>
          <w:sz w:val="21"/>
          <w:szCs w:val="21"/>
        </w:rPr>
        <w:t>元，大写：人民币叁万陆仟伍佰柒拾元整。折扣后含税总价人民币</w:t>
      </w:r>
      <w:r>
        <w:rPr>
          <w:rFonts w:ascii="微软雅黑" w:eastAsia="微软雅黑" w:hAnsi="微软雅黑" w:cs="微软雅黑" w:hint="eastAsia"/>
          <w:color w:val="000000"/>
          <w:sz w:val="21"/>
          <w:szCs w:val="21"/>
          <w:lang w:bidi="ar"/>
        </w:rPr>
        <w:t>￥24</w:t>
      </w:r>
      <w:r>
        <w:rPr>
          <w:rFonts w:ascii="微软雅黑" w:eastAsia="微软雅黑" w:hAnsi="微软雅黑" w:cs="微软雅黑" w:hint="eastAsia"/>
          <w:sz w:val="21"/>
          <w:szCs w:val="21"/>
        </w:rPr>
        <w:t>,380.00元，大写：人民币贰万肆仟叁佰捌拾元整。</w:t>
      </w:r>
    </w:p>
    <w:p w14:paraId="52E159ED" w14:textId="77777777" w:rsidR="006577D9" w:rsidRDefault="00000000">
      <w:pPr>
        <w:rPr>
          <w:rFonts w:ascii="微软雅黑" w:eastAsia="微软雅黑" w:hAnsi="微软雅黑" w:cs="微软雅黑"/>
          <w:sz w:val="21"/>
          <w:szCs w:val="21"/>
        </w:rPr>
      </w:pPr>
      <w:r>
        <w:rPr>
          <w:rFonts w:ascii="微软雅黑" w:eastAsia="微软雅黑" w:hAnsi="微软雅黑" w:cs="微软雅黑" w:hint="eastAsia"/>
          <w:sz w:val="21"/>
          <w:szCs w:val="21"/>
        </w:rPr>
        <w:lastRenderedPageBreak/>
        <w:t>详见附件一《服务与报价明细》。</w:t>
      </w:r>
    </w:p>
    <w:p w14:paraId="52E159EE" w14:textId="77777777" w:rsidR="006577D9" w:rsidRDefault="00000000">
      <w:pPr>
        <w:pStyle w:val="1"/>
        <w:numPr>
          <w:ilvl w:val="0"/>
          <w:numId w:val="2"/>
        </w:numPr>
        <w:rPr>
          <w:rFonts w:ascii="微软雅黑" w:eastAsia="微软雅黑" w:hAnsi="微软雅黑" w:cs="微软雅黑"/>
          <w:sz w:val="21"/>
          <w:szCs w:val="21"/>
        </w:rPr>
      </w:pPr>
      <w:r>
        <w:rPr>
          <w:rFonts w:ascii="微软雅黑" w:eastAsia="微软雅黑" w:hAnsi="微软雅黑" w:cs="微软雅黑" w:hint="eastAsia"/>
          <w:sz w:val="21"/>
          <w:szCs w:val="21"/>
        </w:rPr>
        <w:t>付款方式</w:t>
      </w:r>
    </w:p>
    <w:p w14:paraId="52E159EF" w14:textId="77777777" w:rsidR="006577D9" w:rsidRDefault="00000000">
      <w:pPr>
        <w:pStyle w:val="1"/>
        <w:ind w:left="420"/>
        <w:rPr>
          <w:rFonts w:ascii="微软雅黑" w:eastAsia="微软雅黑" w:hAnsi="微软雅黑" w:cs="微软雅黑"/>
          <w:sz w:val="21"/>
          <w:szCs w:val="21"/>
        </w:rPr>
      </w:pPr>
      <w:r>
        <w:rPr>
          <w:rFonts w:ascii="微软雅黑" w:eastAsia="微软雅黑" w:hAnsi="微软雅黑" w:cs="微软雅黑" w:hint="eastAsia"/>
          <w:sz w:val="21"/>
          <w:szCs w:val="21"/>
        </w:rPr>
        <w:t>作为乙方提供服务的回报，甲方将根据以下约定向乙方付款：</w:t>
      </w:r>
    </w:p>
    <w:p w14:paraId="52E159F0" w14:textId="7BB19AE2" w:rsidR="006577D9" w:rsidRDefault="00000000">
      <w:pPr>
        <w:rPr>
          <w:rFonts w:ascii="微软雅黑" w:eastAsia="微软雅黑" w:hAnsi="微软雅黑" w:cs="微软雅黑"/>
        </w:rPr>
      </w:pPr>
      <w:r>
        <w:rPr>
          <w:rFonts w:ascii="微软雅黑" w:eastAsia="微软雅黑" w:hAnsi="微软雅黑" w:cs="微软雅黑" w:hint="eastAsia"/>
          <w:sz w:val="21"/>
          <w:szCs w:val="21"/>
        </w:rPr>
        <w:t>该协议中</w:t>
      </w:r>
      <w:r>
        <w:rPr>
          <w:rFonts w:ascii="微软雅黑" w:eastAsia="微软雅黑" w:hAnsi="微软雅黑" w:cs="微软雅黑" w:hint="eastAsia"/>
          <w:sz w:val="21"/>
          <w:szCs w:val="21"/>
          <w:lang w:eastAsia="zh-Hans"/>
        </w:rPr>
        <w:t>所有需求</w:t>
      </w:r>
      <w:r>
        <w:rPr>
          <w:rFonts w:ascii="微软雅黑" w:eastAsia="微软雅黑" w:hAnsi="微软雅黑" w:cs="微软雅黑" w:hint="eastAsia"/>
          <w:sz w:val="21"/>
          <w:szCs w:val="21"/>
        </w:rPr>
        <w:t>上线且经甲方验收通过，甲方在收到乙方开具的当期应付款金额的增值税专用发票后</w:t>
      </w:r>
      <w:commentRangeStart w:id="5"/>
      <w:ins w:id="6" w:author="Zhang Panbin" w:date="2025-12-24T11:51:00Z" w16du:dateUtc="2025-12-24T03:51:00Z">
        <w:r w:rsidR="004E6132">
          <w:rPr>
            <w:rFonts w:ascii="微软雅黑" w:eastAsia="微软雅黑" w:hAnsi="微软雅黑" w:cs="微软雅黑" w:hint="eastAsia"/>
            <w:sz w:val="21"/>
            <w:szCs w:val="21"/>
          </w:rPr>
          <w:t>90</w:t>
        </w:r>
      </w:ins>
      <w:del w:id="7" w:author="Zhang Panbin" w:date="2025-12-24T11:51:00Z" w16du:dateUtc="2025-12-24T03:51:00Z">
        <w:r w:rsidDel="00B802D2">
          <w:rPr>
            <w:rFonts w:ascii="微软雅黑" w:eastAsia="微软雅黑" w:hAnsi="微软雅黑" w:cs="微软雅黑" w:hint="eastAsia"/>
            <w:sz w:val="21"/>
            <w:szCs w:val="21"/>
          </w:rPr>
          <w:delText>30</w:delText>
        </w:r>
      </w:del>
      <w:r>
        <w:rPr>
          <w:rFonts w:ascii="微软雅黑" w:eastAsia="微软雅黑" w:hAnsi="微软雅黑" w:cs="微软雅黑" w:hint="eastAsia"/>
          <w:sz w:val="21"/>
          <w:szCs w:val="21"/>
        </w:rPr>
        <w:t>个工作日</w:t>
      </w:r>
      <w:commentRangeEnd w:id="5"/>
      <w:r w:rsidR="00955BD8">
        <w:rPr>
          <w:rStyle w:val="ab"/>
        </w:rPr>
        <w:commentReference w:id="5"/>
      </w:r>
      <w:r>
        <w:rPr>
          <w:rFonts w:ascii="微软雅黑" w:eastAsia="微软雅黑" w:hAnsi="微软雅黑" w:cs="微软雅黑" w:hint="eastAsia"/>
          <w:sz w:val="21"/>
          <w:szCs w:val="21"/>
        </w:rPr>
        <w:t>内支付乙方</w:t>
      </w:r>
      <w:r>
        <w:rPr>
          <w:rFonts w:ascii="微软雅黑" w:eastAsia="微软雅黑" w:hAnsi="微软雅黑" w:cs="微软雅黑" w:hint="eastAsia"/>
          <w:sz w:val="21"/>
          <w:szCs w:val="21"/>
          <w:lang w:eastAsia="zh-Hans"/>
        </w:rPr>
        <w:t>合同约定总金额的</w:t>
      </w:r>
      <w:r>
        <w:rPr>
          <w:rFonts w:ascii="微软雅黑" w:eastAsia="微软雅黑" w:hAnsi="微软雅黑" w:cs="微软雅黑" w:hint="eastAsia"/>
          <w:sz w:val="21"/>
          <w:szCs w:val="21"/>
        </w:rPr>
        <w:t>100%款项，含税共计：人民币</w:t>
      </w:r>
      <w:r>
        <w:rPr>
          <w:rFonts w:ascii="微软雅黑" w:eastAsia="微软雅黑" w:hAnsi="微软雅黑" w:cs="微软雅黑" w:hint="eastAsia"/>
          <w:color w:val="000000"/>
          <w:sz w:val="21"/>
          <w:szCs w:val="21"/>
          <w:lang w:bidi="ar"/>
        </w:rPr>
        <w:t>￥24</w:t>
      </w:r>
      <w:r>
        <w:rPr>
          <w:rFonts w:ascii="微软雅黑" w:eastAsia="微软雅黑" w:hAnsi="微软雅黑" w:cs="微软雅黑" w:hint="eastAsia"/>
          <w:sz w:val="21"/>
          <w:szCs w:val="21"/>
        </w:rPr>
        <w:t>,380.00元，大写：人民币贰万肆仟叁佰捌拾元整。</w:t>
      </w:r>
      <w:r>
        <w:rPr>
          <w:rFonts w:ascii="微软雅黑" w:eastAsia="微软雅黑" w:hAnsi="微软雅黑" w:cs="微软雅黑" w:hint="eastAsia"/>
          <w:sz w:val="30"/>
          <w:szCs w:val="30"/>
          <w:shd w:val="clear" w:color="auto" w:fill="FCFCFC"/>
          <w:lang w:bidi="ar"/>
        </w:rPr>
        <w:t>​</w:t>
      </w:r>
    </w:p>
    <w:p w14:paraId="52E159F1" w14:textId="77777777" w:rsidR="006577D9" w:rsidRDefault="00000000">
      <w:pPr>
        <w:pStyle w:val="1"/>
        <w:numPr>
          <w:ilvl w:val="2"/>
          <w:numId w:val="3"/>
        </w:numPr>
        <w:rPr>
          <w:rFonts w:ascii="微软雅黑" w:eastAsia="微软雅黑" w:hAnsi="微软雅黑" w:cs="微软雅黑"/>
          <w:sz w:val="21"/>
          <w:szCs w:val="21"/>
        </w:rPr>
      </w:pPr>
      <w:r>
        <w:rPr>
          <w:rFonts w:ascii="微软雅黑" w:eastAsia="微软雅黑" w:hAnsi="微软雅黑" w:cs="微软雅黑" w:hint="eastAsia"/>
          <w:sz w:val="21"/>
          <w:szCs w:val="21"/>
        </w:rPr>
        <w:t>发票请寄至：[友邦金融大厦30楼 ]</w:t>
      </w:r>
    </w:p>
    <w:p w14:paraId="52E159F2" w14:textId="77777777" w:rsidR="006577D9" w:rsidRDefault="00000000">
      <w:pPr>
        <w:pStyle w:val="1"/>
        <w:numPr>
          <w:ilvl w:val="2"/>
          <w:numId w:val="3"/>
        </w:numPr>
        <w:rPr>
          <w:rFonts w:ascii="微软雅黑" w:eastAsia="微软雅黑" w:hAnsi="微软雅黑" w:cs="微软雅黑"/>
          <w:sz w:val="21"/>
          <w:szCs w:val="21"/>
        </w:rPr>
      </w:pPr>
      <w:r>
        <w:rPr>
          <w:rFonts w:ascii="微软雅黑" w:eastAsia="微软雅黑" w:hAnsi="微软雅黑" w:cs="微软雅黑" w:hint="eastAsia"/>
          <w:sz w:val="21"/>
          <w:szCs w:val="21"/>
        </w:rPr>
        <w:t>款项请付至：[中信银行股份有限公司上海周浦支行]</w:t>
      </w:r>
    </w:p>
    <w:p w14:paraId="52E159F3" w14:textId="77777777" w:rsidR="006577D9" w:rsidRDefault="00000000">
      <w:pPr>
        <w:pStyle w:val="1"/>
        <w:ind w:left="2520"/>
        <w:rPr>
          <w:rFonts w:ascii="微软雅黑" w:eastAsia="微软雅黑" w:hAnsi="微软雅黑" w:cs="微软雅黑"/>
          <w:sz w:val="21"/>
          <w:szCs w:val="21"/>
        </w:rPr>
      </w:pPr>
      <w:r>
        <w:rPr>
          <w:rFonts w:ascii="微软雅黑" w:eastAsia="微软雅黑" w:hAnsi="微软雅黑" w:cs="微软雅黑" w:hint="eastAsia"/>
          <w:sz w:val="21"/>
          <w:szCs w:val="21"/>
        </w:rPr>
        <w:t>公司名称：上海诚甲信息技术有限公司</w:t>
      </w:r>
    </w:p>
    <w:p w14:paraId="52E159F4" w14:textId="77777777" w:rsidR="006577D9" w:rsidRDefault="00000000">
      <w:pPr>
        <w:pStyle w:val="1"/>
        <w:ind w:left="2520"/>
        <w:rPr>
          <w:rFonts w:ascii="微软雅黑" w:eastAsia="微软雅黑" w:hAnsi="微软雅黑" w:cs="微软雅黑"/>
          <w:sz w:val="21"/>
          <w:szCs w:val="21"/>
        </w:rPr>
      </w:pPr>
      <w:r>
        <w:rPr>
          <w:rFonts w:ascii="微软雅黑" w:eastAsia="微软雅黑" w:hAnsi="微软雅黑" w:cs="微软雅黑" w:hint="eastAsia"/>
          <w:sz w:val="21"/>
          <w:szCs w:val="21"/>
        </w:rPr>
        <w:t>账号： 8110 2010 1480 0038 550</w:t>
      </w:r>
    </w:p>
    <w:p w14:paraId="52E159F5" w14:textId="77777777" w:rsidR="006577D9" w:rsidRDefault="006577D9">
      <w:pPr>
        <w:pStyle w:val="1"/>
        <w:ind w:left="2520"/>
        <w:rPr>
          <w:rFonts w:ascii="微软雅黑" w:eastAsia="微软雅黑" w:hAnsi="微软雅黑" w:cs="微软雅黑"/>
          <w:sz w:val="21"/>
          <w:szCs w:val="21"/>
        </w:rPr>
      </w:pPr>
    </w:p>
    <w:p w14:paraId="52E159F6" w14:textId="77777777" w:rsidR="006577D9" w:rsidRDefault="00000000">
      <w:pPr>
        <w:pStyle w:val="1"/>
        <w:numPr>
          <w:ilvl w:val="0"/>
          <w:numId w:val="1"/>
        </w:numPr>
        <w:spacing w:line="240" w:lineRule="auto"/>
        <w:ind w:left="450" w:hanging="450"/>
        <w:rPr>
          <w:rFonts w:ascii="微软雅黑" w:eastAsia="微软雅黑" w:hAnsi="微软雅黑" w:cs="微软雅黑"/>
          <w:sz w:val="21"/>
          <w:szCs w:val="21"/>
        </w:rPr>
      </w:pPr>
      <w:r>
        <w:rPr>
          <w:rFonts w:ascii="微软雅黑" w:eastAsia="微软雅黑" w:hAnsi="微软雅黑" w:cs="微软雅黑" w:hint="eastAsia"/>
          <w:sz w:val="21"/>
          <w:szCs w:val="21"/>
        </w:rPr>
        <w:t>验收标准</w:t>
      </w:r>
    </w:p>
    <w:p w14:paraId="52E159F7" w14:textId="77777777" w:rsidR="006577D9" w:rsidRDefault="00000000">
      <w:pPr>
        <w:pStyle w:val="1"/>
        <w:ind w:leftChars="150" w:left="330" w:firstLineChars="50" w:firstLine="105"/>
        <w:rPr>
          <w:rFonts w:ascii="微软雅黑" w:eastAsia="微软雅黑" w:hAnsi="微软雅黑" w:cs="微软雅黑"/>
          <w:sz w:val="21"/>
          <w:szCs w:val="21"/>
        </w:rPr>
      </w:pPr>
      <w:r>
        <w:rPr>
          <w:rFonts w:ascii="微软雅黑" w:eastAsia="微软雅黑" w:hAnsi="微软雅黑" w:cs="微软雅黑" w:hint="eastAsia"/>
          <w:sz w:val="21"/>
          <w:szCs w:val="21"/>
        </w:rPr>
        <w:t>项目完成实施并经甲方确认后，甲方验收人在验收报告上签字即认定项目完成验收。</w:t>
      </w:r>
    </w:p>
    <w:p w14:paraId="52E159F8" w14:textId="77777777" w:rsidR="006577D9" w:rsidRDefault="006577D9">
      <w:pPr>
        <w:pStyle w:val="1"/>
        <w:ind w:left="420"/>
        <w:rPr>
          <w:rFonts w:ascii="微软雅黑" w:eastAsia="微软雅黑" w:hAnsi="微软雅黑" w:cs="微软雅黑"/>
          <w:sz w:val="21"/>
          <w:szCs w:val="21"/>
        </w:rPr>
      </w:pPr>
    </w:p>
    <w:p w14:paraId="52E159F9" w14:textId="77777777" w:rsidR="006577D9" w:rsidRDefault="00000000">
      <w:pPr>
        <w:pStyle w:val="1"/>
        <w:numPr>
          <w:ilvl w:val="0"/>
          <w:numId w:val="1"/>
        </w:numPr>
        <w:ind w:left="450" w:hanging="450"/>
        <w:rPr>
          <w:rFonts w:ascii="微软雅黑" w:eastAsia="微软雅黑" w:hAnsi="微软雅黑" w:cs="微软雅黑"/>
          <w:sz w:val="21"/>
          <w:szCs w:val="21"/>
        </w:rPr>
      </w:pPr>
      <w:r>
        <w:rPr>
          <w:rFonts w:ascii="微软雅黑" w:eastAsia="微软雅黑" w:hAnsi="微软雅黑" w:cs="微软雅黑" w:hint="eastAsia"/>
          <w:sz w:val="21"/>
          <w:szCs w:val="21"/>
        </w:rPr>
        <w:t>本补充协议作为原协议的补充协议，与原协议具有同等法律效力。本补充协议项下未尽事宜适用原协议条款的约定。</w:t>
      </w:r>
    </w:p>
    <w:p w14:paraId="52E159FA" w14:textId="77777777" w:rsidR="006577D9" w:rsidRDefault="006577D9">
      <w:pPr>
        <w:pStyle w:val="1"/>
        <w:ind w:left="450"/>
        <w:rPr>
          <w:rFonts w:ascii="微软雅黑" w:eastAsia="微软雅黑" w:hAnsi="微软雅黑" w:cs="微软雅黑"/>
          <w:sz w:val="21"/>
          <w:szCs w:val="21"/>
        </w:rPr>
      </w:pPr>
    </w:p>
    <w:p w14:paraId="52E159FB" w14:textId="77777777" w:rsidR="006577D9" w:rsidRDefault="00000000">
      <w:pPr>
        <w:pStyle w:val="1"/>
        <w:numPr>
          <w:ilvl w:val="0"/>
          <w:numId w:val="1"/>
        </w:numPr>
        <w:ind w:left="450" w:hanging="450"/>
        <w:rPr>
          <w:rFonts w:ascii="微软雅黑" w:eastAsia="微软雅黑" w:hAnsi="微软雅黑" w:cs="微软雅黑"/>
          <w:sz w:val="21"/>
          <w:szCs w:val="21"/>
        </w:rPr>
      </w:pPr>
      <w:r>
        <w:rPr>
          <w:rFonts w:ascii="微软雅黑" w:eastAsia="微软雅黑" w:hAnsi="微软雅黑" w:cs="微软雅黑" w:hint="eastAsia"/>
          <w:sz w:val="21"/>
          <w:szCs w:val="21"/>
        </w:rPr>
        <w:t>本补充协议自双方签字并盖章后生效，原件一式二份，甲方执一份，乙方执一份，具有同等效力。</w:t>
      </w:r>
    </w:p>
    <w:p w14:paraId="52E159FC" w14:textId="77777777" w:rsidR="006577D9" w:rsidRDefault="006577D9">
      <w:pPr>
        <w:pStyle w:val="1"/>
        <w:rPr>
          <w:rFonts w:ascii="微软雅黑" w:eastAsia="微软雅黑" w:hAnsi="微软雅黑" w:cs="微软雅黑"/>
          <w:sz w:val="21"/>
          <w:szCs w:val="21"/>
        </w:rPr>
      </w:pPr>
    </w:p>
    <w:p w14:paraId="52E159FD" w14:textId="77777777" w:rsidR="006577D9" w:rsidRDefault="00000000">
      <w:pPr>
        <w:snapToGrid w:val="0"/>
        <w:jc w:val="center"/>
        <w:rPr>
          <w:rFonts w:ascii="微软雅黑" w:eastAsia="微软雅黑" w:hAnsi="微软雅黑" w:cs="微软雅黑"/>
          <w:b/>
          <w:snapToGrid w:val="0"/>
          <w:sz w:val="21"/>
          <w:szCs w:val="21"/>
        </w:rPr>
      </w:pPr>
      <w:r>
        <w:rPr>
          <w:rFonts w:ascii="微软雅黑" w:eastAsia="微软雅黑" w:hAnsi="微软雅黑" w:cs="微软雅黑" w:hint="eastAsia"/>
          <w:b/>
          <w:snapToGrid w:val="0"/>
          <w:sz w:val="21"/>
          <w:szCs w:val="21"/>
        </w:rPr>
        <w:t>【</w:t>
      </w:r>
      <w:r>
        <w:rPr>
          <w:rFonts w:ascii="微软雅黑" w:eastAsia="微软雅黑" w:hAnsi="微软雅黑" w:cs="微软雅黑" w:hint="eastAsia"/>
          <w:b/>
          <w:i/>
          <w:sz w:val="21"/>
          <w:szCs w:val="21"/>
        </w:rPr>
        <w:t>以下无正文</w:t>
      </w:r>
      <w:r>
        <w:rPr>
          <w:rFonts w:ascii="微软雅黑" w:eastAsia="微软雅黑" w:hAnsi="微软雅黑" w:cs="微软雅黑" w:hint="eastAsia"/>
          <w:b/>
          <w:snapToGrid w:val="0"/>
          <w:sz w:val="21"/>
          <w:szCs w:val="21"/>
        </w:rPr>
        <w:t>】</w:t>
      </w:r>
    </w:p>
    <w:p w14:paraId="52E159FE" w14:textId="77777777" w:rsidR="006577D9" w:rsidRDefault="006577D9">
      <w:pPr>
        <w:rPr>
          <w:rFonts w:ascii="微软雅黑" w:eastAsia="微软雅黑" w:hAnsi="微软雅黑" w:cs="微软雅黑"/>
        </w:rPr>
      </w:pPr>
    </w:p>
    <w:p w14:paraId="52E159FF" w14:textId="77777777" w:rsidR="006577D9" w:rsidRDefault="00000000">
      <w:pPr>
        <w:spacing w:after="0" w:line="240" w:lineRule="auto"/>
        <w:rPr>
          <w:rFonts w:ascii="微软雅黑" w:eastAsia="微软雅黑" w:hAnsi="微软雅黑" w:cs="微软雅黑"/>
        </w:rPr>
      </w:pPr>
      <w:r>
        <w:rPr>
          <w:rFonts w:ascii="微软雅黑" w:eastAsia="微软雅黑" w:hAnsi="微软雅黑" w:cs="微软雅黑" w:hint="eastAsia"/>
        </w:rPr>
        <w:br w:type="page"/>
      </w:r>
    </w:p>
    <w:tbl>
      <w:tblPr>
        <w:tblpPr w:leftFromText="180" w:rightFromText="180" w:vertAnchor="page" w:horzAnchor="margin" w:tblpY="2051"/>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53"/>
        <w:gridCol w:w="4036"/>
      </w:tblGrid>
      <w:tr w:rsidR="006577D9" w14:paraId="52E15A0A" w14:textId="77777777">
        <w:trPr>
          <w:trHeight w:val="4345"/>
        </w:trPr>
        <w:tc>
          <w:tcPr>
            <w:tcW w:w="4753" w:type="dxa"/>
            <w:tcBorders>
              <w:top w:val="nil"/>
              <w:left w:val="nil"/>
              <w:bottom w:val="nil"/>
              <w:right w:val="nil"/>
            </w:tcBorders>
          </w:tcPr>
          <w:p w14:paraId="52E15A00" w14:textId="77777777" w:rsidR="006577D9" w:rsidRDefault="00000000">
            <w:pPr>
              <w:snapToGrid w:val="0"/>
              <w:rPr>
                <w:rFonts w:ascii="微软雅黑" w:eastAsia="微软雅黑" w:hAnsi="微软雅黑" w:cs="微软雅黑"/>
                <w:snapToGrid w:val="0"/>
                <w:sz w:val="21"/>
                <w:szCs w:val="21"/>
              </w:rPr>
            </w:pPr>
            <w:r>
              <w:rPr>
                <w:rFonts w:ascii="微软雅黑" w:eastAsia="微软雅黑" w:hAnsi="微软雅黑" w:cs="微软雅黑" w:hint="eastAsia"/>
                <w:snapToGrid w:val="0"/>
                <w:sz w:val="21"/>
                <w:szCs w:val="21"/>
              </w:rPr>
              <w:lastRenderedPageBreak/>
              <w:t>甲方 （盖章）:</w:t>
            </w:r>
          </w:p>
          <w:p w14:paraId="52E15A01" w14:textId="77777777" w:rsidR="006577D9" w:rsidRDefault="006577D9">
            <w:pPr>
              <w:snapToGrid w:val="0"/>
              <w:rPr>
                <w:rFonts w:ascii="微软雅黑" w:eastAsia="微软雅黑" w:hAnsi="微软雅黑" w:cs="微软雅黑"/>
                <w:snapToGrid w:val="0"/>
                <w:sz w:val="21"/>
                <w:szCs w:val="21"/>
              </w:rPr>
            </w:pPr>
          </w:p>
          <w:p w14:paraId="52E15A02" w14:textId="77777777" w:rsidR="006577D9" w:rsidRDefault="00000000">
            <w:pPr>
              <w:snapToGrid w:val="0"/>
              <w:rPr>
                <w:rFonts w:ascii="微软雅黑" w:eastAsia="微软雅黑" w:hAnsi="微软雅黑" w:cs="微软雅黑"/>
                <w:snapToGrid w:val="0"/>
                <w:sz w:val="21"/>
                <w:szCs w:val="21"/>
              </w:rPr>
            </w:pPr>
            <w:r>
              <w:rPr>
                <w:rFonts w:ascii="微软雅黑" w:eastAsia="微软雅黑" w:hAnsi="微软雅黑" w:cs="微软雅黑" w:hint="eastAsia"/>
                <w:snapToGrid w:val="0"/>
                <w:sz w:val="21"/>
                <w:szCs w:val="21"/>
              </w:rPr>
              <w:t>授权代表：</w:t>
            </w:r>
          </w:p>
          <w:p w14:paraId="52E15A03" w14:textId="77777777" w:rsidR="006577D9" w:rsidRDefault="00000000">
            <w:pPr>
              <w:snapToGrid w:val="0"/>
              <w:rPr>
                <w:rFonts w:ascii="微软雅黑" w:eastAsia="微软雅黑" w:hAnsi="微软雅黑" w:cs="微软雅黑"/>
                <w:snapToGrid w:val="0"/>
                <w:sz w:val="21"/>
                <w:szCs w:val="21"/>
              </w:rPr>
            </w:pPr>
            <w:r>
              <w:rPr>
                <w:rFonts w:ascii="微软雅黑" w:eastAsia="微软雅黑" w:hAnsi="微软雅黑" w:cs="微软雅黑" w:hint="eastAsia"/>
                <w:snapToGrid w:val="0"/>
                <w:sz w:val="21"/>
                <w:szCs w:val="21"/>
              </w:rPr>
              <w:t xml:space="preserve">签署： _____________________                                            </w:t>
            </w:r>
          </w:p>
          <w:p w14:paraId="52E15A04" w14:textId="77777777" w:rsidR="006577D9" w:rsidRDefault="00000000">
            <w:pPr>
              <w:snapToGrid w:val="0"/>
              <w:rPr>
                <w:rFonts w:ascii="微软雅黑" w:eastAsia="微软雅黑" w:hAnsi="微软雅黑" w:cs="微软雅黑"/>
                <w:snapToGrid w:val="0"/>
                <w:sz w:val="21"/>
                <w:szCs w:val="21"/>
              </w:rPr>
            </w:pPr>
            <w:r>
              <w:rPr>
                <w:rFonts w:ascii="微软雅黑" w:eastAsia="微软雅黑" w:hAnsi="微软雅黑" w:cs="微软雅黑" w:hint="eastAsia"/>
                <w:snapToGrid w:val="0"/>
                <w:sz w:val="21"/>
                <w:szCs w:val="21"/>
              </w:rPr>
              <w:t xml:space="preserve">职位： </w:t>
            </w:r>
          </w:p>
        </w:tc>
        <w:tc>
          <w:tcPr>
            <w:tcW w:w="4036" w:type="dxa"/>
            <w:tcBorders>
              <w:top w:val="nil"/>
              <w:left w:val="nil"/>
              <w:bottom w:val="nil"/>
              <w:right w:val="nil"/>
            </w:tcBorders>
          </w:tcPr>
          <w:p w14:paraId="52E15A05" w14:textId="77777777" w:rsidR="006577D9" w:rsidRDefault="00000000">
            <w:pPr>
              <w:snapToGrid w:val="0"/>
              <w:rPr>
                <w:rFonts w:ascii="微软雅黑" w:eastAsia="微软雅黑" w:hAnsi="微软雅黑" w:cs="微软雅黑"/>
                <w:snapToGrid w:val="0"/>
                <w:sz w:val="21"/>
                <w:szCs w:val="21"/>
              </w:rPr>
            </w:pPr>
            <w:r>
              <w:rPr>
                <w:rFonts w:ascii="微软雅黑" w:eastAsia="微软雅黑" w:hAnsi="微软雅黑" w:cs="微软雅黑" w:hint="eastAsia"/>
                <w:snapToGrid w:val="0"/>
                <w:sz w:val="21"/>
                <w:szCs w:val="21"/>
              </w:rPr>
              <w:t xml:space="preserve">乙方（盖章）: </w:t>
            </w:r>
          </w:p>
          <w:p w14:paraId="52E15A06" w14:textId="77777777" w:rsidR="006577D9" w:rsidRDefault="006577D9">
            <w:pPr>
              <w:snapToGrid w:val="0"/>
              <w:rPr>
                <w:rFonts w:ascii="微软雅黑" w:eastAsia="微软雅黑" w:hAnsi="微软雅黑" w:cs="微软雅黑"/>
                <w:snapToGrid w:val="0"/>
                <w:sz w:val="21"/>
                <w:szCs w:val="21"/>
              </w:rPr>
            </w:pPr>
          </w:p>
          <w:p w14:paraId="52E15A07" w14:textId="77777777" w:rsidR="006577D9" w:rsidRDefault="00000000">
            <w:pPr>
              <w:snapToGrid w:val="0"/>
              <w:rPr>
                <w:rFonts w:ascii="微软雅黑" w:eastAsia="微软雅黑" w:hAnsi="微软雅黑" w:cs="微软雅黑"/>
                <w:snapToGrid w:val="0"/>
                <w:sz w:val="21"/>
                <w:szCs w:val="21"/>
              </w:rPr>
            </w:pPr>
            <w:r>
              <w:rPr>
                <w:rFonts w:ascii="微软雅黑" w:eastAsia="微软雅黑" w:hAnsi="微软雅黑" w:cs="微软雅黑" w:hint="eastAsia"/>
                <w:snapToGrid w:val="0"/>
                <w:sz w:val="21"/>
                <w:szCs w:val="21"/>
              </w:rPr>
              <w:t xml:space="preserve">授权代表： </w:t>
            </w:r>
          </w:p>
          <w:p w14:paraId="52E15A08" w14:textId="77777777" w:rsidR="006577D9" w:rsidRDefault="00000000">
            <w:pPr>
              <w:snapToGrid w:val="0"/>
              <w:rPr>
                <w:rFonts w:ascii="微软雅黑" w:eastAsia="微软雅黑" w:hAnsi="微软雅黑" w:cs="微软雅黑"/>
                <w:snapToGrid w:val="0"/>
                <w:sz w:val="21"/>
                <w:szCs w:val="21"/>
              </w:rPr>
            </w:pPr>
            <w:r>
              <w:rPr>
                <w:rFonts w:ascii="微软雅黑" w:eastAsia="微软雅黑" w:hAnsi="微软雅黑" w:cs="微软雅黑" w:hint="eastAsia"/>
                <w:snapToGrid w:val="0"/>
                <w:sz w:val="21"/>
                <w:szCs w:val="21"/>
              </w:rPr>
              <w:t xml:space="preserve">签署：    _____________________                                        </w:t>
            </w:r>
          </w:p>
          <w:p w14:paraId="52E15A09" w14:textId="77777777" w:rsidR="006577D9" w:rsidRDefault="00000000">
            <w:pPr>
              <w:snapToGrid w:val="0"/>
              <w:rPr>
                <w:rFonts w:ascii="微软雅黑" w:eastAsia="微软雅黑" w:hAnsi="微软雅黑" w:cs="微软雅黑"/>
                <w:snapToGrid w:val="0"/>
                <w:sz w:val="21"/>
                <w:szCs w:val="21"/>
              </w:rPr>
            </w:pPr>
            <w:r>
              <w:rPr>
                <w:rFonts w:ascii="微软雅黑" w:eastAsia="微软雅黑" w:hAnsi="微软雅黑" w:cs="微软雅黑" w:hint="eastAsia"/>
                <w:snapToGrid w:val="0"/>
                <w:sz w:val="21"/>
                <w:szCs w:val="21"/>
              </w:rPr>
              <w:t>职位：</w:t>
            </w:r>
          </w:p>
        </w:tc>
      </w:tr>
    </w:tbl>
    <w:p w14:paraId="52E15A0B" w14:textId="77777777" w:rsidR="006577D9" w:rsidRDefault="00000000">
      <w:pPr>
        <w:jc w:val="center"/>
        <w:rPr>
          <w:rFonts w:ascii="微软雅黑" w:eastAsia="微软雅黑" w:hAnsi="微软雅黑" w:cs="微软雅黑"/>
          <w:i/>
        </w:rPr>
      </w:pPr>
      <w:r>
        <w:rPr>
          <w:rFonts w:ascii="微软雅黑" w:eastAsia="微软雅黑" w:hAnsi="微软雅黑" w:cs="微软雅黑" w:hint="eastAsia"/>
          <w:i/>
        </w:rPr>
        <w:t>【签署页】</w:t>
      </w:r>
    </w:p>
    <w:p w14:paraId="52E15A0C" w14:textId="77777777" w:rsidR="006577D9" w:rsidRDefault="00000000">
      <w:pPr>
        <w:rPr>
          <w:rFonts w:ascii="微软雅黑" w:eastAsia="微软雅黑" w:hAnsi="微软雅黑" w:cs="微软雅黑"/>
        </w:rPr>
      </w:pPr>
      <w:r>
        <w:rPr>
          <w:rFonts w:ascii="微软雅黑" w:eastAsia="微软雅黑" w:hAnsi="微软雅黑" w:cs="微软雅黑" w:hint="eastAsia"/>
        </w:rPr>
        <w:br w:type="page"/>
      </w:r>
    </w:p>
    <w:p w14:paraId="52E15A0D" w14:textId="77777777" w:rsidR="006577D9" w:rsidRDefault="00000000">
      <w:pPr>
        <w:rPr>
          <w:rFonts w:ascii="微软雅黑" w:eastAsia="微软雅黑" w:hAnsi="微软雅黑" w:cs="微软雅黑"/>
          <w:iCs/>
          <w:sz w:val="21"/>
          <w:szCs w:val="21"/>
        </w:rPr>
      </w:pPr>
      <w:r>
        <w:rPr>
          <w:rFonts w:ascii="微软雅黑" w:eastAsia="微软雅黑" w:hAnsi="微软雅黑" w:cs="微软雅黑" w:hint="eastAsia"/>
          <w:iCs/>
          <w:sz w:val="21"/>
          <w:szCs w:val="21"/>
        </w:rPr>
        <w:lastRenderedPageBreak/>
        <w:t>附件一：服务与报价明细</w:t>
      </w:r>
    </w:p>
    <w:tbl>
      <w:tblPr>
        <w:tblpPr w:leftFromText="180" w:rightFromText="180" w:vertAnchor="text" w:horzAnchor="page" w:tblpX="444" w:tblpY="589"/>
        <w:tblOverlap w:val="never"/>
        <w:tblW w:w="112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
        <w:gridCol w:w="533"/>
        <w:gridCol w:w="1997"/>
        <w:gridCol w:w="1209"/>
        <w:gridCol w:w="929"/>
        <w:gridCol w:w="800"/>
        <w:gridCol w:w="886"/>
        <w:gridCol w:w="1424"/>
        <w:gridCol w:w="1418"/>
        <w:gridCol w:w="1590"/>
      </w:tblGrid>
      <w:tr w:rsidR="006577D9" w14:paraId="52E15A18" w14:textId="77777777">
        <w:trPr>
          <w:trHeight w:val="1060"/>
        </w:trPr>
        <w:tc>
          <w:tcPr>
            <w:tcW w:w="430" w:type="dxa"/>
            <w:shd w:val="clear" w:color="auto" w:fill="auto"/>
            <w:vAlign w:val="center"/>
          </w:tcPr>
          <w:p w14:paraId="52E15A0E"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编号</w:t>
            </w:r>
          </w:p>
        </w:tc>
        <w:tc>
          <w:tcPr>
            <w:tcW w:w="533" w:type="dxa"/>
            <w:shd w:val="clear" w:color="auto" w:fill="auto"/>
            <w:vAlign w:val="center"/>
          </w:tcPr>
          <w:p w14:paraId="52E15A0F"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需求分类</w:t>
            </w:r>
          </w:p>
        </w:tc>
        <w:tc>
          <w:tcPr>
            <w:tcW w:w="1997" w:type="dxa"/>
            <w:shd w:val="clear" w:color="auto" w:fill="auto"/>
            <w:vAlign w:val="center"/>
          </w:tcPr>
          <w:p w14:paraId="52E15A10"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需求描述</w:t>
            </w:r>
          </w:p>
        </w:tc>
        <w:tc>
          <w:tcPr>
            <w:tcW w:w="1209" w:type="dxa"/>
            <w:shd w:val="clear" w:color="auto" w:fill="auto"/>
            <w:vAlign w:val="center"/>
          </w:tcPr>
          <w:p w14:paraId="52E15A11"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PM工作量</w:t>
            </w:r>
            <w:r>
              <w:rPr>
                <w:rFonts w:ascii="微软雅黑" w:eastAsia="微软雅黑" w:hAnsi="微软雅黑" w:cs="微软雅黑" w:hint="eastAsia"/>
                <w:color w:val="000000"/>
                <w:sz w:val="21"/>
                <w:szCs w:val="21"/>
                <w:lang w:bidi="ar"/>
              </w:rPr>
              <w:br/>
              <w:t>（人天）</w:t>
            </w:r>
          </w:p>
        </w:tc>
        <w:tc>
          <w:tcPr>
            <w:tcW w:w="929" w:type="dxa"/>
            <w:shd w:val="clear" w:color="auto" w:fill="auto"/>
            <w:vAlign w:val="center"/>
          </w:tcPr>
          <w:p w14:paraId="52E15A12"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开发工作量</w:t>
            </w:r>
            <w:r>
              <w:rPr>
                <w:rFonts w:ascii="微软雅黑" w:eastAsia="微软雅黑" w:hAnsi="微软雅黑" w:cs="微软雅黑" w:hint="eastAsia"/>
                <w:color w:val="000000"/>
                <w:sz w:val="21"/>
                <w:szCs w:val="21"/>
                <w:lang w:bidi="ar"/>
              </w:rPr>
              <w:br/>
              <w:t>（人天）</w:t>
            </w:r>
          </w:p>
        </w:tc>
        <w:tc>
          <w:tcPr>
            <w:tcW w:w="800" w:type="dxa"/>
            <w:shd w:val="clear" w:color="auto" w:fill="auto"/>
            <w:vAlign w:val="center"/>
          </w:tcPr>
          <w:p w14:paraId="52E15A13"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测试工作量</w:t>
            </w:r>
            <w:r>
              <w:rPr>
                <w:rFonts w:ascii="微软雅黑" w:eastAsia="微软雅黑" w:hAnsi="微软雅黑" w:cs="微软雅黑" w:hint="eastAsia"/>
                <w:color w:val="000000"/>
                <w:sz w:val="21"/>
                <w:szCs w:val="21"/>
                <w:lang w:bidi="ar"/>
              </w:rPr>
              <w:br/>
              <w:t>（人天）</w:t>
            </w:r>
          </w:p>
        </w:tc>
        <w:tc>
          <w:tcPr>
            <w:tcW w:w="886" w:type="dxa"/>
            <w:shd w:val="clear" w:color="auto" w:fill="auto"/>
            <w:vAlign w:val="center"/>
          </w:tcPr>
          <w:p w14:paraId="52E15A14"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合计工作量</w:t>
            </w:r>
            <w:r>
              <w:rPr>
                <w:rFonts w:ascii="微软雅黑" w:eastAsia="微软雅黑" w:hAnsi="微软雅黑" w:cs="微软雅黑" w:hint="eastAsia"/>
                <w:color w:val="000000"/>
                <w:sz w:val="21"/>
                <w:szCs w:val="21"/>
                <w:lang w:bidi="ar"/>
              </w:rPr>
              <w:br/>
              <w:t>（人天）</w:t>
            </w:r>
          </w:p>
        </w:tc>
        <w:tc>
          <w:tcPr>
            <w:tcW w:w="1424" w:type="dxa"/>
            <w:shd w:val="clear" w:color="auto" w:fill="auto"/>
            <w:vAlign w:val="center"/>
          </w:tcPr>
          <w:p w14:paraId="52E15A15"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人天单价</w:t>
            </w:r>
          </w:p>
        </w:tc>
        <w:tc>
          <w:tcPr>
            <w:tcW w:w="1418" w:type="dxa"/>
            <w:shd w:val="clear" w:color="auto" w:fill="auto"/>
            <w:vAlign w:val="center"/>
          </w:tcPr>
          <w:p w14:paraId="52E15A16"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不含税报价</w:t>
            </w:r>
          </w:p>
        </w:tc>
        <w:tc>
          <w:tcPr>
            <w:tcW w:w="1590" w:type="dxa"/>
            <w:shd w:val="clear" w:color="auto" w:fill="auto"/>
            <w:vAlign w:val="center"/>
          </w:tcPr>
          <w:p w14:paraId="52E15A17"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含税报价</w:t>
            </w:r>
            <w:r>
              <w:rPr>
                <w:rFonts w:ascii="微软雅黑" w:eastAsia="微软雅黑" w:hAnsi="微软雅黑" w:cs="微软雅黑" w:hint="eastAsia"/>
                <w:color w:val="000000"/>
                <w:sz w:val="21"/>
                <w:szCs w:val="21"/>
                <w:lang w:bidi="ar"/>
              </w:rPr>
              <w:br/>
              <w:t>（税率：6%）</w:t>
            </w:r>
          </w:p>
        </w:tc>
      </w:tr>
      <w:tr w:rsidR="006577D9" w14:paraId="52E15A23" w14:textId="77777777">
        <w:trPr>
          <w:trHeight w:val="90"/>
        </w:trPr>
        <w:tc>
          <w:tcPr>
            <w:tcW w:w="430" w:type="dxa"/>
            <w:shd w:val="clear" w:color="auto" w:fill="auto"/>
            <w:vAlign w:val="center"/>
          </w:tcPr>
          <w:p w14:paraId="52E15A19"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1</w:t>
            </w:r>
          </w:p>
        </w:tc>
        <w:tc>
          <w:tcPr>
            <w:tcW w:w="533" w:type="dxa"/>
            <w:shd w:val="clear" w:color="auto" w:fill="auto"/>
            <w:vAlign w:val="center"/>
          </w:tcPr>
          <w:p w14:paraId="52E15A1A"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美团集成</w:t>
            </w:r>
          </w:p>
        </w:tc>
        <w:tc>
          <w:tcPr>
            <w:tcW w:w="1997" w:type="dxa"/>
            <w:shd w:val="clear" w:color="auto" w:fill="auto"/>
            <w:vAlign w:val="center"/>
          </w:tcPr>
          <w:p w14:paraId="52E15A1B" w14:textId="77777777" w:rsidR="006577D9" w:rsidRDefault="00000000">
            <w:pP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rPr>
              <w:t>会议全流程与美团对接，会议申请单选择美团用餐以及用餐金额，审批通过后，用户可以在美团应用中进行线上餐厅付款或点外卖，有了订单之后，EVENT系统可以拉取已经存在的关联订单，订单显示美团实付金额、用餐地址、餐</w:t>
            </w:r>
            <w:r>
              <w:rPr>
                <w:rFonts w:ascii="微软雅黑" w:eastAsia="微软雅黑" w:hAnsi="微软雅黑" w:cs="微软雅黑" w:hint="eastAsia"/>
              </w:rPr>
              <w:lastRenderedPageBreak/>
              <w:t>厅名称、水单附件等信息。</w:t>
            </w:r>
          </w:p>
        </w:tc>
        <w:tc>
          <w:tcPr>
            <w:tcW w:w="1209" w:type="dxa"/>
            <w:shd w:val="clear" w:color="auto" w:fill="auto"/>
            <w:vAlign w:val="center"/>
          </w:tcPr>
          <w:p w14:paraId="52E15A1C"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lastRenderedPageBreak/>
              <w:t>1</w:t>
            </w:r>
          </w:p>
        </w:tc>
        <w:tc>
          <w:tcPr>
            <w:tcW w:w="929" w:type="dxa"/>
            <w:shd w:val="clear" w:color="auto" w:fill="auto"/>
            <w:vAlign w:val="center"/>
          </w:tcPr>
          <w:p w14:paraId="52E15A1D"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2</w:t>
            </w:r>
          </w:p>
        </w:tc>
        <w:tc>
          <w:tcPr>
            <w:tcW w:w="800" w:type="dxa"/>
            <w:shd w:val="clear" w:color="auto" w:fill="auto"/>
            <w:vAlign w:val="center"/>
          </w:tcPr>
          <w:p w14:paraId="52E15A1E"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1</w:t>
            </w:r>
          </w:p>
        </w:tc>
        <w:tc>
          <w:tcPr>
            <w:tcW w:w="886" w:type="dxa"/>
            <w:shd w:val="clear" w:color="auto" w:fill="auto"/>
            <w:vAlign w:val="center"/>
          </w:tcPr>
          <w:p w14:paraId="52E15A1F"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4</w:t>
            </w:r>
          </w:p>
        </w:tc>
        <w:tc>
          <w:tcPr>
            <w:tcW w:w="1424" w:type="dxa"/>
            <w:shd w:val="clear" w:color="auto" w:fill="auto"/>
            <w:vAlign w:val="center"/>
          </w:tcPr>
          <w:p w14:paraId="52E15A20"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 xml:space="preserve">¥2,300.00 </w:t>
            </w:r>
          </w:p>
        </w:tc>
        <w:tc>
          <w:tcPr>
            <w:tcW w:w="1418" w:type="dxa"/>
            <w:shd w:val="clear" w:color="auto" w:fill="auto"/>
            <w:vAlign w:val="center"/>
          </w:tcPr>
          <w:p w14:paraId="52E15A21"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￥9,200.00</w:t>
            </w:r>
          </w:p>
        </w:tc>
        <w:tc>
          <w:tcPr>
            <w:tcW w:w="1590" w:type="dxa"/>
            <w:shd w:val="clear" w:color="auto" w:fill="auto"/>
            <w:vAlign w:val="center"/>
          </w:tcPr>
          <w:p w14:paraId="52E15A22"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￥9,752.00</w:t>
            </w:r>
          </w:p>
        </w:tc>
      </w:tr>
      <w:tr w:rsidR="006577D9" w14:paraId="52E15A2E" w14:textId="77777777">
        <w:trPr>
          <w:trHeight w:val="90"/>
        </w:trPr>
        <w:tc>
          <w:tcPr>
            <w:tcW w:w="430" w:type="dxa"/>
            <w:shd w:val="clear" w:color="auto" w:fill="auto"/>
            <w:vAlign w:val="center"/>
          </w:tcPr>
          <w:p w14:paraId="52E15A24"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2</w:t>
            </w:r>
          </w:p>
        </w:tc>
        <w:tc>
          <w:tcPr>
            <w:tcW w:w="533" w:type="dxa"/>
            <w:shd w:val="clear" w:color="auto" w:fill="auto"/>
            <w:vAlign w:val="center"/>
          </w:tcPr>
          <w:p w14:paraId="52E15A25" w14:textId="77777777" w:rsidR="006577D9" w:rsidRDefault="006577D9">
            <w:pPr>
              <w:jc w:val="center"/>
              <w:textAlignment w:val="center"/>
              <w:rPr>
                <w:rFonts w:ascii="微软雅黑" w:eastAsia="微软雅黑" w:hAnsi="微软雅黑" w:cs="微软雅黑"/>
                <w:color w:val="000000"/>
                <w:sz w:val="21"/>
                <w:szCs w:val="21"/>
                <w:lang w:bidi="ar"/>
              </w:rPr>
            </w:pPr>
          </w:p>
        </w:tc>
        <w:tc>
          <w:tcPr>
            <w:tcW w:w="1997" w:type="dxa"/>
            <w:shd w:val="clear" w:color="auto" w:fill="auto"/>
            <w:vAlign w:val="center"/>
          </w:tcPr>
          <w:p w14:paraId="52E15A26" w14:textId="77777777" w:rsidR="006577D9" w:rsidRDefault="00000000">
            <w:pPr>
              <w:textAlignment w:val="center"/>
              <w:rPr>
                <w:rFonts w:ascii="微软雅黑" w:eastAsia="微软雅黑" w:hAnsi="微软雅黑" w:cs="微软雅黑"/>
              </w:rPr>
            </w:pPr>
            <w:r>
              <w:rPr>
                <w:rFonts w:ascii="微软雅黑" w:eastAsia="微软雅黑" w:hAnsi="微软雅黑" w:cs="微软雅黑" w:hint="eastAsia"/>
              </w:rPr>
              <w:t>新增会议类型【非会议活动】，费用类型只包含：【美团用餐】和【个人垫付-餐费】申请相关权限：申请人为BU Sales/ BU Sales-Zyrtec，无需提前审批，但申请人可报销的最大金额不超3000元/月。——这里控制的是会议申请表单里，会议负责人当前自然月在美团的实际支付金额之和是否&gt;=3000审批流相关：无需审</w:t>
            </w:r>
            <w:r>
              <w:rPr>
                <w:rFonts w:ascii="微软雅黑" w:eastAsia="微软雅黑" w:hAnsi="微软雅黑" w:cs="微软雅黑" w:hint="eastAsia"/>
              </w:rPr>
              <w:lastRenderedPageBreak/>
              <w:t xml:space="preserve">批【个人垫付-餐费】不做管控 </w:t>
            </w:r>
          </w:p>
        </w:tc>
        <w:tc>
          <w:tcPr>
            <w:tcW w:w="1209" w:type="dxa"/>
            <w:shd w:val="clear" w:color="auto" w:fill="auto"/>
            <w:vAlign w:val="center"/>
          </w:tcPr>
          <w:p w14:paraId="52E15A27"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lastRenderedPageBreak/>
              <w:t>1</w:t>
            </w:r>
          </w:p>
        </w:tc>
        <w:tc>
          <w:tcPr>
            <w:tcW w:w="929" w:type="dxa"/>
            <w:shd w:val="clear" w:color="auto" w:fill="auto"/>
            <w:vAlign w:val="center"/>
          </w:tcPr>
          <w:p w14:paraId="52E15A28"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1</w:t>
            </w:r>
          </w:p>
        </w:tc>
        <w:tc>
          <w:tcPr>
            <w:tcW w:w="800" w:type="dxa"/>
            <w:shd w:val="clear" w:color="auto" w:fill="auto"/>
            <w:vAlign w:val="center"/>
          </w:tcPr>
          <w:p w14:paraId="52E15A29"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1</w:t>
            </w:r>
          </w:p>
        </w:tc>
        <w:tc>
          <w:tcPr>
            <w:tcW w:w="886" w:type="dxa"/>
            <w:shd w:val="clear" w:color="auto" w:fill="auto"/>
            <w:vAlign w:val="center"/>
          </w:tcPr>
          <w:p w14:paraId="52E15A2A"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3</w:t>
            </w:r>
          </w:p>
        </w:tc>
        <w:tc>
          <w:tcPr>
            <w:tcW w:w="1424" w:type="dxa"/>
            <w:shd w:val="clear" w:color="auto" w:fill="auto"/>
            <w:vAlign w:val="center"/>
          </w:tcPr>
          <w:p w14:paraId="52E15A2B"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¥2,300.00</w:t>
            </w:r>
          </w:p>
        </w:tc>
        <w:tc>
          <w:tcPr>
            <w:tcW w:w="1418" w:type="dxa"/>
            <w:shd w:val="clear" w:color="auto" w:fill="auto"/>
            <w:vAlign w:val="center"/>
          </w:tcPr>
          <w:p w14:paraId="52E15A2C"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￥6,900.00</w:t>
            </w:r>
          </w:p>
        </w:tc>
        <w:tc>
          <w:tcPr>
            <w:tcW w:w="1590" w:type="dxa"/>
            <w:shd w:val="clear" w:color="auto" w:fill="auto"/>
            <w:vAlign w:val="center"/>
          </w:tcPr>
          <w:p w14:paraId="52E15A2D"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￥7,314.00</w:t>
            </w:r>
          </w:p>
        </w:tc>
      </w:tr>
      <w:tr w:rsidR="006577D9" w14:paraId="52E15A43" w14:textId="77777777">
        <w:trPr>
          <w:trHeight w:val="90"/>
        </w:trPr>
        <w:tc>
          <w:tcPr>
            <w:tcW w:w="430" w:type="dxa"/>
            <w:shd w:val="clear" w:color="auto" w:fill="auto"/>
            <w:vAlign w:val="center"/>
          </w:tcPr>
          <w:p w14:paraId="52E15A2F"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2</w:t>
            </w:r>
          </w:p>
        </w:tc>
        <w:tc>
          <w:tcPr>
            <w:tcW w:w="533" w:type="dxa"/>
            <w:shd w:val="clear" w:color="auto" w:fill="auto"/>
            <w:vAlign w:val="center"/>
          </w:tcPr>
          <w:p w14:paraId="52E15A30" w14:textId="77777777" w:rsidR="006577D9" w:rsidRDefault="006577D9">
            <w:pPr>
              <w:jc w:val="center"/>
              <w:textAlignment w:val="center"/>
              <w:rPr>
                <w:rFonts w:ascii="微软雅黑" w:eastAsia="微软雅黑" w:hAnsi="微软雅黑" w:cs="微软雅黑"/>
                <w:color w:val="000000"/>
                <w:sz w:val="21"/>
                <w:szCs w:val="21"/>
                <w:lang w:bidi="ar"/>
              </w:rPr>
            </w:pPr>
          </w:p>
          <w:p w14:paraId="52E15A31" w14:textId="77777777" w:rsidR="006577D9" w:rsidRDefault="006577D9">
            <w:pPr>
              <w:rPr>
                <w:rFonts w:ascii="微软雅黑" w:eastAsia="微软雅黑" w:hAnsi="微软雅黑" w:cs="微软雅黑"/>
              </w:rPr>
            </w:pPr>
          </w:p>
          <w:p w14:paraId="52E15A32" w14:textId="77777777" w:rsidR="006577D9" w:rsidRDefault="006577D9">
            <w:pPr>
              <w:rPr>
                <w:rFonts w:ascii="微软雅黑" w:eastAsia="微软雅黑" w:hAnsi="微软雅黑" w:cs="微软雅黑"/>
              </w:rPr>
            </w:pPr>
          </w:p>
          <w:p w14:paraId="52E15A33" w14:textId="77777777" w:rsidR="006577D9" w:rsidRDefault="006577D9">
            <w:pPr>
              <w:rPr>
                <w:rFonts w:ascii="微软雅黑" w:eastAsia="微软雅黑" w:hAnsi="微软雅黑" w:cs="微软雅黑"/>
              </w:rPr>
            </w:pPr>
          </w:p>
          <w:p w14:paraId="52E15A34" w14:textId="77777777" w:rsidR="006577D9" w:rsidRDefault="006577D9">
            <w:pPr>
              <w:rPr>
                <w:rFonts w:ascii="微软雅黑" w:eastAsia="微软雅黑" w:hAnsi="微软雅黑" w:cs="微软雅黑"/>
              </w:rPr>
            </w:pPr>
          </w:p>
          <w:p w14:paraId="52E15A35" w14:textId="77777777" w:rsidR="006577D9" w:rsidRDefault="006577D9">
            <w:pPr>
              <w:rPr>
                <w:rFonts w:ascii="微软雅黑" w:eastAsia="微软雅黑" w:hAnsi="微软雅黑" w:cs="微软雅黑"/>
              </w:rPr>
            </w:pPr>
          </w:p>
          <w:p w14:paraId="52E15A36" w14:textId="77777777" w:rsidR="006577D9" w:rsidRDefault="006577D9">
            <w:pPr>
              <w:rPr>
                <w:rFonts w:ascii="微软雅黑" w:eastAsia="微软雅黑" w:hAnsi="微软雅黑" w:cs="微软雅黑"/>
              </w:rPr>
            </w:pPr>
          </w:p>
          <w:p w14:paraId="52E15A37" w14:textId="77777777" w:rsidR="006577D9" w:rsidRDefault="006577D9">
            <w:pPr>
              <w:rPr>
                <w:rFonts w:ascii="微软雅黑" w:eastAsia="微软雅黑" w:hAnsi="微软雅黑" w:cs="微软雅黑"/>
              </w:rPr>
            </w:pPr>
          </w:p>
          <w:p w14:paraId="52E15A38" w14:textId="77777777" w:rsidR="006577D9" w:rsidRDefault="006577D9">
            <w:pPr>
              <w:rPr>
                <w:rFonts w:ascii="微软雅黑" w:eastAsia="微软雅黑" w:hAnsi="微软雅黑" w:cs="微软雅黑"/>
              </w:rPr>
            </w:pPr>
          </w:p>
          <w:p w14:paraId="52E15A39" w14:textId="77777777" w:rsidR="006577D9" w:rsidRDefault="006577D9">
            <w:pPr>
              <w:rPr>
                <w:rFonts w:ascii="微软雅黑" w:eastAsia="微软雅黑" w:hAnsi="微软雅黑" w:cs="微软雅黑"/>
              </w:rPr>
            </w:pPr>
          </w:p>
          <w:p w14:paraId="52E15A3A" w14:textId="77777777" w:rsidR="006577D9" w:rsidRDefault="006577D9">
            <w:pPr>
              <w:rPr>
                <w:rFonts w:ascii="微软雅黑" w:eastAsia="微软雅黑" w:hAnsi="微软雅黑" w:cs="微软雅黑"/>
              </w:rPr>
            </w:pPr>
          </w:p>
        </w:tc>
        <w:tc>
          <w:tcPr>
            <w:tcW w:w="1997" w:type="dxa"/>
            <w:shd w:val="clear" w:color="auto" w:fill="auto"/>
            <w:vAlign w:val="center"/>
          </w:tcPr>
          <w:p w14:paraId="52E15A3B" w14:textId="77777777" w:rsidR="006577D9" w:rsidRDefault="00000000">
            <w:pP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rPr>
              <w:t>​会议结束后，系统将在关会页面展示真实的"美团实际参会人数"（字段置为只读不可编辑），并与用户填报的"实际参会人数"进行自动比对。最终以二者中的较低值作为合规的"可报销人数"，并且以该“可报销人数”*人均上限金额作为可报销总金额。该数值将作为唯一有效数据同步推送至汇联易系统进行费用核销。</w:t>
            </w:r>
          </w:p>
        </w:tc>
        <w:tc>
          <w:tcPr>
            <w:tcW w:w="1209" w:type="dxa"/>
            <w:shd w:val="clear" w:color="auto" w:fill="auto"/>
            <w:vAlign w:val="center"/>
          </w:tcPr>
          <w:p w14:paraId="52E15A3C"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1</w:t>
            </w:r>
          </w:p>
        </w:tc>
        <w:tc>
          <w:tcPr>
            <w:tcW w:w="929" w:type="dxa"/>
            <w:shd w:val="clear" w:color="auto" w:fill="auto"/>
            <w:vAlign w:val="center"/>
          </w:tcPr>
          <w:p w14:paraId="52E15A3D"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1</w:t>
            </w:r>
          </w:p>
        </w:tc>
        <w:tc>
          <w:tcPr>
            <w:tcW w:w="800" w:type="dxa"/>
            <w:shd w:val="clear" w:color="auto" w:fill="auto"/>
            <w:vAlign w:val="center"/>
          </w:tcPr>
          <w:p w14:paraId="52E15A3E"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1</w:t>
            </w:r>
          </w:p>
        </w:tc>
        <w:tc>
          <w:tcPr>
            <w:tcW w:w="886" w:type="dxa"/>
            <w:shd w:val="clear" w:color="auto" w:fill="auto"/>
            <w:vAlign w:val="center"/>
          </w:tcPr>
          <w:p w14:paraId="52E15A3F"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3</w:t>
            </w:r>
          </w:p>
        </w:tc>
        <w:tc>
          <w:tcPr>
            <w:tcW w:w="1424" w:type="dxa"/>
            <w:shd w:val="clear" w:color="auto" w:fill="auto"/>
            <w:vAlign w:val="center"/>
          </w:tcPr>
          <w:p w14:paraId="52E15A40" w14:textId="77777777" w:rsidR="006577D9" w:rsidRDefault="00000000">
            <w:pPr>
              <w:jc w:val="both"/>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 xml:space="preserve">¥2,300.00 </w:t>
            </w:r>
          </w:p>
        </w:tc>
        <w:tc>
          <w:tcPr>
            <w:tcW w:w="1418" w:type="dxa"/>
            <w:shd w:val="clear" w:color="auto" w:fill="auto"/>
            <w:vAlign w:val="center"/>
          </w:tcPr>
          <w:p w14:paraId="52E15A41"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 xml:space="preserve">￥6,900.00  </w:t>
            </w:r>
          </w:p>
        </w:tc>
        <w:tc>
          <w:tcPr>
            <w:tcW w:w="1590" w:type="dxa"/>
            <w:shd w:val="clear" w:color="auto" w:fill="auto"/>
            <w:vAlign w:val="center"/>
          </w:tcPr>
          <w:p w14:paraId="52E15A42"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￥7,314.00</w:t>
            </w:r>
          </w:p>
        </w:tc>
      </w:tr>
      <w:tr w:rsidR="006577D9" w14:paraId="52E15A4E" w14:textId="77777777">
        <w:trPr>
          <w:trHeight w:val="90"/>
        </w:trPr>
        <w:tc>
          <w:tcPr>
            <w:tcW w:w="430" w:type="dxa"/>
            <w:shd w:val="clear" w:color="auto" w:fill="auto"/>
            <w:vAlign w:val="center"/>
          </w:tcPr>
          <w:p w14:paraId="52E15A44"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lastRenderedPageBreak/>
              <w:t>3</w:t>
            </w:r>
          </w:p>
        </w:tc>
        <w:tc>
          <w:tcPr>
            <w:tcW w:w="533" w:type="dxa"/>
            <w:shd w:val="clear" w:color="auto" w:fill="auto"/>
            <w:vAlign w:val="center"/>
          </w:tcPr>
          <w:p w14:paraId="52E15A45" w14:textId="77777777" w:rsidR="006577D9" w:rsidRDefault="006577D9">
            <w:pPr>
              <w:rPr>
                <w:rFonts w:ascii="微软雅黑" w:eastAsia="微软雅黑" w:hAnsi="微软雅黑" w:cs="微软雅黑"/>
              </w:rPr>
            </w:pPr>
          </w:p>
        </w:tc>
        <w:tc>
          <w:tcPr>
            <w:tcW w:w="1997" w:type="dxa"/>
            <w:shd w:val="clear" w:color="auto" w:fill="auto"/>
            <w:vAlign w:val="center"/>
          </w:tcPr>
          <w:p w14:paraId="52E15A46" w14:textId="460CC397" w:rsidR="006577D9" w:rsidRDefault="00000000">
            <w:pPr>
              <w:textAlignment w:val="center"/>
              <w:rPr>
                <w:rFonts w:ascii="微软雅黑" w:eastAsia="微软雅黑" w:hAnsi="微软雅黑" w:cs="微软雅黑"/>
                <w:color w:val="000000"/>
              </w:rPr>
            </w:pPr>
            <w:r>
              <w:rPr>
                <w:rFonts w:ascii="微软雅黑" w:eastAsia="微软雅黑" w:hAnsi="微软雅黑" w:cs="微软雅黑" w:hint="eastAsia"/>
                <w:color w:val="000000"/>
              </w:rPr>
              <w:t>汇联易接口完成适应性改造后，MB系统将按规范推送经业务规则校准的“可报销人数”字段；该字段作为费用核销场景下唯一合规的有效数据源，将通过系统间标准化接口同步传输至汇联易系统，用于后续费用核销流程的刚性依据。</w:t>
            </w:r>
            <w:commentRangeStart w:id="8"/>
            <w:ins w:id="9" w:author="Zhang Panbin" w:date="2025-12-24T11:55:00Z" w16du:dateUtc="2025-12-24T03:55:00Z">
              <w:r w:rsidR="00955BD8">
                <w:rPr>
                  <w:rFonts w:ascii="微软雅黑" w:eastAsia="微软雅黑" w:hAnsi="微软雅黑" w:cs="微软雅黑" w:hint="eastAsia"/>
                  <w:color w:val="000000"/>
                </w:rPr>
                <w:t>同时MB系统会推送水单和参会签到表给到汇联易，用于后续费用核销流程的参考材料</w:t>
              </w:r>
              <w:commentRangeEnd w:id="8"/>
              <w:r w:rsidR="00955BD8">
                <w:rPr>
                  <w:rStyle w:val="ab"/>
                </w:rPr>
                <w:commentReference w:id="8"/>
              </w:r>
            </w:ins>
          </w:p>
        </w:tc>
        <w:tc>
          <w:tcPr>
            <w:tcW w:w="1209" w:type="dxa"/>
            <w:shd w:val="clear" w:color="auto" w:fill="auto"/>
            <w:vAlign w:val="center"/>
          </w:tcPr>
          <w:p w14:paraId="52E15A47"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1</w:t>
            </w:r>
          </w:p>
        </w:tc>
        <w:tc>
          <w:tcPr>
            <w:tcW w:w="929" w:type="dxa"/>
            <w:shd w:val="clear" w:color="auto" w:fill="auto"/>
            <w:vAlign w:val="center"/>
          </w:tcPr>
          <w:p w14:paraId="52E15A48"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3</w:t>
            </w:r>
          </w:p>
        </w:tc>
        <w:tc>
          <w:tcPr>
            <w:tcW w:w="800" w:type="dxa"/>
            <w:shd w:val="clear" w:color="auto" w:fill="auto"/>
            <w:vAlign w:val="center"/>
          </w:tcPr>
          <w:p w14:paraId="52E15A49"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1</w:t>
            </w:r>
          </w:p>
        </w:tc>
        <w:tc>
          <w:tcPr>
            <w:tcW w:w="886" w:type="dxa"/>
            <w:shd w:val="clear" w:color="auto" w:fill="auto"/>
            <w:vAlign w:val="center"/>
          </w:tcPr>
          <w:p w14:paraId="52E15A4A"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5</w:t>
            </w:r>
          </w:p>
        </w:tc>
        <w:tc>
          <w:tcPr>
            <w:tcW w:w="1424" w:type="dxa"/>
            <w:shd w:val="clear" w:color="auto" w:fill="auto"/>
            <w:vAlign w:val="center"/>
          </w:tcPr>
          <w:p w14:paraId="52E15A4B" w14:textId="77777777" w:rsidR="006577D9" w:rsidRDefault="00000000">
            <w:pPr>
              <w:jc w:val="both"/>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¥2,300.00</w:t>
            </w:r>
          </w:p>
        </w:tc>
        <w:tc>
          <w:tcPr>
            <w:tcW w:w="1418" w:type="dxa"/>
            <w:shd w:val="clear" w:color="auto" w:fill="auto"/>
            <w:vAlign w:val="center"/>
          </w:tcPr>
          <w:p w14:paraId="52E15A4C"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￥11,500.00</w:t>
            </w:r>
          </w:p>
        </w:tc>
        <w:tc>
          <w:tcPr>
            <w:tcW w:w="1590" w:type="dxa"/>
            <w:shd w:val="clear" w:color="auto" w:fill="auto"/>
            <w:vAlign w:val="center"/>
          </w:tcPr>
          <w:p w14:paraId="52E15A4D"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￥12,190.00</w:t>
            </w:r>
          </w:p>
        </w:tc>
      </w:tr>
      <w:tr w:rsidR="006577D9" w14:paraId="52E15A57" w14:textId="77777777">
        <w:trPr>
          <w:trHeight w:val="352"/>
        </w:trPr>
        <w:tc>
          <w:tcPr>
            <w:tcW w:w="2960" w:type="dxa"/>
            <w:gridSpan w:val="3"/>
            <w:shd w:val="clear" w:color="auto" w:fill="auto"/>
            <w:vAlign w:val="center"/>
          </w:tcPr>
          <w:p w14:paraId="52E15A4F"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总计</w:t>
            </w:r>
          </w:p>
        </w:tc>
        <w:tc>
          <w:tcPr>
            <w:tcW w:w="1209" w:type="dxa"/>
            <w:shd w:val="clear" w:color="auto" w:fill="auto"/>
            <w:vAlign w:val="center"/>
          </w:tcPr>
          <w:p w14:paraId="52E15A50"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4</w:t>
            </w:r>
          </w:p>
        </w:tc>
        <w:tc>
          <w:tcPr>
            <w:tcW w:w="929" w:type="dxa"/>
            <w:shd w:val="clear" w:color="auto" w:fill="auto"/>
            <w:vAlign w:val="center"/>
          </w:tcPr>
          <w:p w14:paraId="52E15A51"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7</w:t>
            </w:r>
          </w:p>
        </w:tc>
        <w:tc>
          <w:tcPr>
            <w:tcW w:w="800" w:type="dxa"/>
            <w:shd w:val="clear" w:color="auto" w:fill="auto"/>
            <w:vAlign w:val="center"/>
          </w:tcPr>
          <w:p w14:paraId="52E15A52"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4</w:t>
            </w:r>
          </w:p>
        </w:tc>
        <w:tc>
          <w:tcPr>
            <w:tcW w:w="886" w:type="dxa"/>
            <w:shd w:val="clear" w:color="auto" w:fill="auto"/>
            <w:vAlign w:val="center"/>
          </w:tcPr>
          <w:p w14:paraId="52E15A53"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15</w:t>
            </w:r>
          </w:p>
        </w:tc>
        <w:tc>
          <w:tcPr>
            <w:tcW w:w="1424" w:type="dxa"/>
            <w:shd w:val="clear" w:color="auto" w:fill="auto"/>
            <w:vAlign w:val="center"/>
          </w:tcPr>
          <w:p w14:paraId="52E15A54"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 xml:space="preserve">¥2,300.00 </w:t>
            </w:r>
          </w:p>
        </w:tc>
        <w:tc>
          <w:tcPr>
            <w:tcW w:w="1418" w:type="dxa"/>
            <w:shd w:val="clear" w:color="auto" w:fill="auto"/>
            <w:vAlign w:val="center"/>
          </w:tcPr>
          <w:p w14:paraId="52E15A55"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￥34,500.00</w:t>
            </w:r>
          </w:p>
        </w:tc>
        <w:tc>
          <w:tcPr>
            <w:tcW w:w="1590" w:type="dxa"/>
            <w:shd w:val="clear" w:color="auto" w:fill="auto"/>
            <w:vAlign w:val="center"/>
          </w:tcPr>
          <w:p w14:paraId="52E15A56"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￥36,570.00</w:t>
            </w:r>
          </w:p>
        </w:tc>
      </w:tr>
      <w:tr w:rsidR="006577D9" w14:paraId="52E15A5A" w14:textId="77777777">
        <w:trPr>
          <w:trHeight w:val="352"/>
        </w:trPr>
        <w:tc>
          <w:tcPr>
            <w:tcW w:w="2960" w:type="dxa"/>
            <w:gridSpan w:val="3"/>
            <w:shd w:val="clear" w:color="auto" w:fill="auto"/>
            <w:vAlign w:val="bottom"/>
          </w:tcPr>
          <w:p w14:paraId="52E15A58"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原含税总价</w:t>
            </w:r>
          </w:p>
        </w:tc>
        <w:tc>
          <w:tcPr>
            <w:tcW w:w="8256" w:type="dxa"/>
            <w:gridSpan w:val="7"/>
            <w:shd w:val="clear" w:color="auto" w:fill="auto"/>
            <w:vAlign w:val="bottom"/>
          </w:tcPr>
          <w:p w14:paraId="52E15A59"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￥36,570.00</w:t>
            </w:r>
          </w:p>
        </w:tc>
      </w:tr>
      <w:tr w:rsidR="006577D9" w14:paraId="52E15A5D" w14:textId="77777777">
        <w:trPr>
          <w:trHeight w:val="352"/>
        </w:trPr>
        <w:tc>
          <w:tcPr>
            <w:tcW w:w="2960" w:type="dxa"/>
            <w:gridSpan w:val="3"/>
            <w:shd w:val="clear" w:color="auto" w:fill="auto"/>
            <w:vAlign w:val="bottom"/>
          </w:tcPr>
          <w:p w14:paraId="52E15A5B"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折扣后总价</w:t>
            </w:r>
          </w:p>
        </w:tc>
        <w:tc>
          <w:tcPr>
            <w:tcW w:w="8256" w:type="dxa"/>
            <w:gridSpan w:val="7"/>
            <w:shd w:val="clear" w:color="auto" w:fill="auto"/>
            <w:vAlign w:val="bottom"/>
          </w:tcPr>
          <w:p w14:paraId="52E15A5C" w14:textId="77777777" w:rsidR="006577D9" w:rsidRDefault="00000000">
            <w:pPr>
              <w:jc w:val="center"/>
              <w:textAlignment w:val="center"/>
              <w:rPr>
                <w:rFonts w:ascii="微软雅黑" w:eastAsia="微软雅黑" w:hAnsi="微软雅黑" w:cs="微软雅黑"/>
                <w:color w:val="000000"/>
                <w:sz w:val="21"/>
                <w:szCs w:val="21"/>
                <w:lang w:bidi="ar"/>
              </w:rPr>
            </w:pPr>
            <w:r>
              <w:rPr>
                <w:rFonts w:ascii="微软雅黑" w:eastAsia="微软雅黑" w:hAnsi="微软雅黑" w:cs="微软雅黑" w:hint="eastAsia"/>
                <w:color w:val="000000"/>
                <w:sz w:val="21"/>
                <w:szCs w:val="21"/>
                <w:lang w:bidi="ar"/>
              </w:rPr>
              <w:t>￥24</w:t>
            </w:r>
            <w:r>
              <w:rPr>
                <w:rFonts w:ascii="微软雅黑" w:eastAsia="微软雅黑" w:hAnsi="微软雅黑" w:cs="微软雅黑" w:hint="eastAsia"/>
                <w:sz w:val="21"/>
                <w:szCs w:val="21"/>
              </w:rPr>
              <w:t>,380</w:t>
            </w:r>
            <w:r>
              <w:rPr>
                <w:rFonts w:ascii="微软雅黑" w:eastAsia="微软雅黑" w:hAnsi="微软雅黑" w:cs="微软雅黑"/>
                <w:sz w:val="21"/>
                <w:szCs w:val="21"/>
              </w:rPr>
              <w:t>.00</w:t>
            </w:r>
          </w:p>
        </w:tc>
      </w:tr>
    </w:tbl>
    <w:p w14:paraId="52E15A5E" w14:textId="77777777" w:rsidR="006577D9" w:rsidRDefault="006577D9">
      <w:pPr>
        <w:rPr>
          <w:rFonts w:ascii="微软雅黑" w:eastAsia="微软雅黑" w:hAnsi="微软雅黑" w:cs="微软雅黑"/>
        </w:rPr>
      </w:pPr>
    </w:p>
    <w:sectPr w:rsidR="006577D9">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Zhang Panbin" w:date="2025-12-24T11:54:00Z" w:initials="ZP">
    <w:p w14:paraId="773F280D" w14:textId="77777777" w:rsidR="00C46247" w:rsidRDefault="00C46247" w:rsidP="00C46247">
      <w:pPr>
        <w:pStyle w:val="ac"/>
      </w:pPr>
      <w:r>
        <w:rPr>
          <w:rStyle w:val="ab"/>
          <w:rFonts w:hint="eastAsia"/>
        </w:rPr>
        <w:annotationRef/>
      </w:r>
      <w:r>
        <w:rPr>
          <w:rFonts w:hint="eastAsia"/>
        </w:rPr>
        <w:t>在协议中写明水单和签到表也会推送至汇联易</w:t>
      </w:r>
    </w:p>
  </w:comment>
  <w:comment w:id="5" w:author="Zhang Panbin" w:date="2025-12-24T11:55:00Z" w:initials="ZP">
    <w:p w14:paraId="254E4E58" w14:textId="77777777" w:rsidR="00955BD8" w:rsidRDefault="00955BD8" w:rsidP="00955BD8">
      <w:pPr>
        <w:pStyle w:val="ac"/>
      </w:pPr>
      <w:r>
        <w:rPr>
          <w:rStyle w:val="ab"/>
          <w:rFonts w:hint="eastAsia"/>
        </w:rPr>
        <w:annotationRef/>
      </w:r>
      <w:r>
        <w:rPr>
          <w:rFonts w:hint="eastAsia"/>
        </w:rPr>
        <w:t>付款周期为90个工作日</w:t>
      </w:r>
    </w:p>
  </w:comment>
  <w:comment w:id="8" w:author="Zhang Panbin" w:date="2025-12-24T11:54:00Z" w:initials="ZP">
    <w:p w14:paraId="72B85AE8" w14:textId="77777777" w:rsidR="00955BD8" w:rsidRDefault="00955BD8" w:rsidP="00955BD8">
      <w:pPr>
        <w:pStyle w:val="ac"/>
      </w:pPr>
      <w:r>
        <w:rPr>
          <w:rStyle w:val="ab"/>
          <w:rFonts w:hint="eastAsia"/>
        </w:rPr>
        <w:annotationRef/>
      </w:r>
      <w:r>
        <w:rPr>
          <w:rFonts w:hint="eastAsia"/>
        </w:rPr>
        <w:t>在协议中写明水单和签到表也会推送至汇联易</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3F280D" w15:done="0"/>
  <w15:commentEx w15:paraId="254E4E58" w15:done="0"/>
  <w15:commentEx w15:paraId="72B85AE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088DDF" w16cex:dateUtc="2025-12-24T03:54:00Z"/>
  <w16cex:commentExtensible w16cex:durableId="4B7F198D" w16cex:dateUtc="2025-12-24T03:55:00Z"/>
  <w16cex:commentExtensible w16cex:durableId="731DC878" w16cex:dateUtc="2025-12-24T03: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3F280D" w16cid:durableId="68088DDF"/>
  <w16cid:commentId w16cid:paraId="254E4E58" w16cid:durableId="4B7F198D"/>
  <w16cid:commentId w16cid:paraId="72B85AE8" w16cid:durableId="731DC8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4BA67" w14:textId="77777777" w:rsidR="006E7BCC" w:rsidRDefault="006E7BCC">
      <w:pPr>
        <w:spacing w:line="240" w:lineRule="auto"/>
        <w:rPr>
          <w:rFonts w:hint="eastAsia"/>
        </w:rPr>
      </w:pPr>
      <w:r>
        <w:separator/>
      </w:r>
    </w:p>
  </w:endnote>
  <w:endnote w:type="continuationSeparator" w:id="0">
    <w:p w14:paraId="5BC129BF" w14:textId="77777777" w:rsidR="006E7BCC" w:rsidRDefault="006E7BCC">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auto"/>
    <w:pitch w:val="default"/>
    <w:sig w:usb0="800002BF" w:usb1="38CF7CFA" w:usb2="00000016"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B9D47" w14:textId="77777777" w:rsidR="006E7BCC" w:rsidRDefault="006E7BCC">
      <w:pPr>
        <w:spacing w:after="0"/>
        <w:rPr>
          <w:rFonts w:hint="eastAsia"/>
        </w:rPr>
      </w:pPr>
      <w:r>
        <w:separator/>
      </w:r>
    </w:p>
  </w:footnote>
  <w:footnote w:type="continuationSeparator" w:id="0">
    <w:p w14:paraId="34CD8F77" w14:textId="77777777" w:rsidR="006E7BCC" w:rsidRDefault="006E7BCC">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C48DD"/>
    <w:multiLevelType w:val="multilevel"/>
    <w:tmpl w:val="341C48DD"/>
    <w:lvl w:ilvl="0">
      <w:start w:val="1"/>
      <w:numFmt w:val="decimal"/>
      <w:lvlText w:val="%1."/>
      <w:lvlJc w:val="left"/>
      <w:pPr>
        <w:ind w:left="420" w:hanging="420"/>
      </w:pPr>
      <w:rPr>
        <w:rFonts w:hint="eastAsia"/>
        <w:vanish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24C046A"/>
    <w:multiLevelType w:val="multilevel"/>
    <w:tmpl w:val="524C046A"/>
    <w:lvl w:ilvl="0">
      <w:start w:val="1"/>
      <w:numFmt w:val="chineseCountingThousand"/>
      <w:lvlText w:val="%1、"/>
      <w:lvlJc w:val="left"/>
      <w:pPr>
        <w:ind w:left="5888" w:hanging="360"/>
      </w:pPr>
      <w:rPr>
        <w:rFonts w:hint="default"/>
        <w:lang w:val="en-U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5B43BBB"/>
    <w:multiLevelType w:val="multilevel"/>
    <w:tmpl w:val="75B43BBB"/>
    <w:lvl w:ilvl="0">
      <w:start w:val="1"/>
      <w:numFmt w:val="lowerRoman"/>
      <w:lvlText w:val="%1."/>
      <w:lvlJc w:val="righ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650135314">
    <w:abstractNumId w:val="1"/>
  </w:num>
  <w:num w:numId="2" w16cid:durableId="1601528525">
    <w:abstractNumId w:val="0"/>
  </w:num>
  <w:num w:numId="3" w16cid:durableId="91674673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ang Panbin">
    <w15:presenceInfo w15:providerId="AD" w15:userId="S::Panbin.Zhang@neurogen.com.cn::b3d681f7-19c5-4294-9456-e1d2e6ddfd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B03"/>
    <w:rsid w:val="9D6E4B7F"/>
    <w:rsid w:val="B727F880"/>
    <w:rsid w:val="BBFFACF3"/>
    <w:rsid w:val="BFEEDF42"/>
    <w:rsid w:val="E7FD3451"/>
    <w:rsid w:val="EAFC70BD"/>
    <w:rsid w:val="EFEF08EC"/>
    <w:rsid w:val="F3744653"/>
    <w:rsid w:val="F3EF84DB"/>
    <w:rsid w:val="F3F18F27"/>
    <w:rsid w:val="F7B2468D"/>
    <w:rsid w:val="FDEFDFCF"/>
    <w:rsid w:val="FEE998C1"/>
    <w:rsid w:val="FFFD3742"/>
    <w:rsid w:val="00023963"/>
    <w:rsid w:val="0003164C"/>
    <w:rsid w:val="00043AE6"/>
    <w:rsid w:val="00054742"/>
    <w:rsid w:val="00062FAF"/>
    <w:rsid w:val="000632B9"/>
    <w:rsid w:val="000C7B2B"/>
    <w:rsid w:val="000D35B3"/>
    <w:rsid w:val="000D7C64"/>
    <w:rsid w:val="00104221"/>
    <w:rsid w:val="0010501E"/>
    <w:rsid w:val="00107535"/>
    <w:rsid w:val="00117CA1"/>
    <w:rsid w:val="001211F8"/>
    <w:rsid w:val="00123598"/>
    <w:rsid w:val="001670D1"/>
    <w:rsid w:val="001B5BCD"/>
    <w:rsid w:val="001E69D9"/>
    <w:rsid w:val="001F0A7C"/>
    <w:rsid w:val="00200F89"/>
    <w:rsid w:val="002205C5"/>
    <w:rsid w:val="002421EB"/>
    <w:rsid w:val="0026707D"/>
    <w:rsid w:val="002737E7"/>
    <w:rsid w:val="002913F1"/>
    <w:rsid w:val="00292DB5"/>
    <w:rsid w:val="0029455A"/>
    <w:rsid w:val="002A2963"/>
    <w:rsid w:val="002D3E17"/>
    <w:rsid w:val="002E1BB2"/>
    <w:rsid w:val="002E76A0"/>
    <w:rsid w:val="00375363"/>
    <w:rsid w:val="003961D8"/>
    <w:rsid w:val="00396C1C"/>
    <w:rsid w:val="003C72E5"/>
    <w:rsid w:val="003C772E"/>
    <w:rsid w:val="003F33D9"/>
    <w:rsid w:val="0040726D"/>
    <w:rsid w:val="00422D80"/>
    <w:rsid w:val="00423652"/>
    <w:rsid w:val="00432A28"/>
    <w:rsid w:val="00443829"/>
    <w:rsid w:val="004508BB"/>
    <w:rsid w:val="00485C70"/>
    <w:rsid w:val="00492B03"/>
    <w:rsid w:val="00496F13"/>
    <w:rsid w:val="004B0F22"/>
    <w:rsid w:val="004B46AF"/>
    <w:rsid w:val="004D4049"/>
    <w:rsid w:val="004E38F0"/>
    <w:rsid w:val="004E57F0"/>
    <w:rsid w:val="004E6132"/>
    <w:rsid w:val="004F0E85"/>
    <w:rsid w:val="004F70B8"/>
    <w:rsid w:val="0053569D"/>
    <w:rsid w:val="0054491F"/>
    <w:rsid w:val="00557511"/>
    <w:rsid w:val="00560EF2"/>
    <w:rsid w:val="005777C3"/>
    <w:rsid w:val="005A2552"/>
    <w:rsid w:val="005B3A76"/>
    <w:rsid w:val="005E29DC"/>
    <w:rsid w:val="00622A69"/>
    <w:rsid w:val="0062531D"/>
    <w:rsid w:val="006577D9"/>
    <w:rsid w:val="00675311"/>
    <w:rsid w:val="00681AF4"/>
    <w:rsid w:val="00682652"/>
    <w:rsid w:val="00683FB7"/>
    <w:rsid w:val="006C1BFC"/>
    <w:rsid w:val="006C73D7"/>
    <w:rsid w:val="006E7BCC"/>
    <w:rsid w:val="007057EF"/>
    <w:rsid w:val="007209E6"/>
    <w:rsid w:val="00725D2E"/>
    <w:rsid w:val="007467C4"/>
    <w:rsid w:val="0076482A"/>
    <w:rsid w:val="007A1900"/>
    <w:rsid w:val="007C28C4"/>
    <w:rsid w:val="007C7BE6"/>
    <w:rsid w:val="00800F3F"/>
    <w:rsid w:val="00811D93"/>
    <w:rsid w:val="008157FE"/>
    <w:rsid w:val="00830F3F"/>
    <w:rsid w:val="008455B8"/>
    <w:rsid w:val="00873CE0"/>
    <w:rsid w:val="008A7986"/>
    <w:rsid w:val="008C4B39"/>
    <w:rsid w:val="00903C25"/>
    <w:rsid w:val="00955BD8"/>
    <w:rsid w:val="009927AC"/>
    <w:rsid w:val="009A29CD"/>
    <w:rsid w:val="009E03A8"/>
    <w:rsid w:val="00A3427E"/>
    <w:rsid w:val="00A35505"/>
    <w:rsid w:val="00A549DF"/>
    <w:rsid w:val="00A76A77"/>
    <w:rsid w:val="00A87AA6"/>
    <w:rsid w:val="00A97DCD"/>
    <w:rsid w:val="00AB4262"/>
    <w:rsid w:val="00AB4C20"/>
    <w:rsid w:val="00AD7AE3"/>
    <w:rsid w:val="00AF243B"/>
    <w:rsid w:val="00B031C1"/>
    <w:rsid w:val="00B072A3"/>
    <w:rsid w:val="00B20FFE"/>
    <w:rsid w:val="00B70F43"/>
    <w:rsid w:val="00B802D2"/>
    <w:rsid w:val="00B822A6"/>
    <w:rsid w:val="00B82577"/>
    <w:rsid w:val="00BA207B"/>
    <w:rsid w:val="00BA52CD"/>
    <w:rsid w:val="00BD71ED"/>
    <w:rsid w:val="00BD7AB8"/>
    <w:rsid w:val="00C13C89"/>
    <w:rsid w:val="00C436EA"/>
    <w:rsid w:val="00C46247"/>
    <w:rsid w:val="00C6604A"/>
    <w:rsid w:val="00C953C3"/>
    <w:rsid w:val="00CA487E"/>
    <w:rsid w:val="00CC6F60"/>
    <w:rsid w:val="00D04138"/>
    <w:rsid w:val="00D262CE"/>
    <w:rsid w:val="00D90480"/>
    <w:rsid w:val="00E11E03"/>
    <w:rsid w:val="00E210EB"/>
    <w:rsid w:val="00E34BEF"/>
    <w:rsid w:val="00E51460"/>
    <w:rsid w:val="00E65220"/>
    <w:rsid w:val="00EA4594"/>
    <w:rsid w:val="00EA7387"/>
    <w:rsid w:val="00ED59D1"/>
    <w:rsid w:val="00ED5CB8"/>
    <w:rsid w:val="00EF5A49"/>
    <w:rsid w:val="00F055A5"/>
    <w:rsid w:val="00F75080"/>
    <w:rsid w:val="00F94845"/>
    <w:rsid w:val="00FA62B7"/>
    <w:rsid w:val="00FA639F"/>
    <w:rsid w:val="00FD3A31"/>
    <w:rsid w:val="00FF1180"/>
    <w:rsid w:val="01527EDF"/>
    <w:rsid w:val="16790B7E"/>
    <w:rsid w:val="1E82248C"/>
    <w:rsid w:val="22DD596A"/>
    <w:rsid w:val="29F21863"/>
    <w:rsid w:val="2BFF85C8"/>
    <w:rsid w:val="39187E65"/>
    <w:rsid w:val="3BAC56EF"/>
    <w:rsid w:val="3EF7408C"/>
    <w:rsid w:val="419378A9"/>
    <w:rsid w:val="41F132CE"/>
    <w:rsid w:val="52B162BF"/>
    <w:rsid w:val="555649EC"/>
    <w:rsid w:val="5FDF1074"/>
    <w:rsid w:val="604B2348"/>
    <w:rsid w:val="61BE5E24"/>
    <w:rsid w:val="677FAE88"/>
    <w:rsid w:val="6B1B7E43"/>
    <w:rsid w:val="72D36E77"/>
    <w:rsid w:val="737F417A"/>
    <w:rsid w:val="743A1BEE"/>
    <w:rsid w:val="76C66426"/>
    <w:rsid w:val="77EEE8B6"/>
    <w:rsid w:val="7E77071A"/>
    <w:rsid w:val="7EFD0F25"/>
    <w:rsid w:val="7FEB411F"/>
    <w:rsid w:val="7FFF5E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E159CF"/>
  <w15:docId w15:val="{F4DCC14A-4771-4211-AB94-F03FFD5E3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asciiTheme="minorHAnsi" w:eastAsiaTheme="minorEastAsia" w:hAnsiTheme="minorHAnsi" w:cstheme="minorBidi"/>
      <w:sz w:val="22"/>
      <w:szCs w:val="22"/>
    </w:rPr>
  </w:style>
  <w:style w:type="paragraph" w:styleId="2">
    <w:name w:val="heading 2"/>
    <w:basedOn w:val="a"/>
    <w:next w:val="a"/>
    <w:link w:val="20"/>
    <w:qFormat/>
    <w:pPr>
      <w:keepNext/>
      <w:keepLines/>
      <w:widowControl w:val="0"/>
      <w:spacing w:before="260" w:after="260" w:line="413" w:lineRule="auto"/>
      <w:jc w:val="both"/>
      <w:outlineLvl w:val="1"/>
    </w:pPr>
    <w:rPr>
      <w:rFonts w:ascii="Arial" w:eastAsia="黑体" w:hAnsi="Arial" w:cs="Times New Roman"/>
      <w:b/>
      <w:bCs/>
      <w:sz w:val="32"/>
      <w:szCs w:val="32"/>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qFormat/>
    <w:pPr>
      <w:spacing w:after="0" w:line="240" w:lineRule="auto"/>
    </w:pPr>
    <w:rPr>
      <w:sz w:val="18"/>
      <w:szCs w:val="18"/>
    </w:rPr>
  </w:style>
  <w:style w:type="paragraph" w:styleId="a5">
    <w:name w:val="footer"/>
    <w:basedOn w:val="a"/>
    <w:link w:val="a6"/>
    <w:uiPriority w:val="99"/>
    <w:unhideWhenUsed/>
    <w:qFormat/>
    <w:pPr>
      <w:tabs>
        <w:tab w:val="center" w:pos="4153"/>
        <w:tab w:val="right" w:pos="8306"/>
      </w:tabs>
      <w:snapToGrid w:val="0"/>
      <w:spacing w:line="240" w:lineRule="auto"/>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character" w:styleId="a9">
    <w:name w:val="Strong"/>
    <w:basedOn w:val="a0"/>
    <w:uiPriority w:val="22"/>
    <w:qFormat/>
    <w:rPr>
      <w:b/>
    </w:rPr>
  </w:style>
  <w:style w:type="character" w:customStyle="1" w:styleId="20">
    <w:name w:val="标题 2 字符"/>
    <w:basedOn w:val="a0"/>
    <w:link w:val="2"/>
    <w:qFormat/>
    <w:rPr>
      <w:rFonts w:ascii="Arial" w:eastAsia="黑体" w:hAnsi="Arial" w:cs="Times New Roman"/>
      <w:b/>
      <w:bCs/>
      <w:kern w:val="0"/>
      <w:sz w:val="32"/>
      <w:szCs w:val="32"/>
      <w:lang w:val="zh-CN"/>
    </w:rPr>
  </w:style>
  <w:style w:type="paragraph" w:customStyle="1" w:styleId="1">
    <w:name w:val="列表段落1"/>
    <w:basedOn w:val="a"/>
    <w:uiPriority w:val="34"/>
    <w:qFormat/>
    <w:pPr>
      <w:ind w:left="720"/>
      <w:contextualSpacing/>
    </w:pPr>
  </w:style>
  <w:style w:type="character" w:customStyle="1" w:styleId="a8">
    <w:name w:val="页眉 字符"/>
    <w:basedOn w:val="a0"/>
    <w:link w:val="a7"/>
    <w:uiPriority w:val="99"/>
    <w:qFormat/>
    <w:rPr>
      <w:kern w:val="0"/>
      <w:sz w:val="18"/>
      <w:szCs w:val="18"/>
    </w:rPr>
  </w:style>
  <w:style w:type="character" w:customStyle="1" w:styleId="a6">
    <w:name w:val="页脚 字符"/>
    <w:basedOn w:val="a0"/>
    <w:link w:val="a5"/>
    <w:uiPriority w:val="99"/>
    <w:qFormat/>
    <w:rPr>
      <w:kern w:val="0"/>
      <w:sz w:val="18"/>
      <w:szCs w:val="18"/>
    </w:rPr>
  </w:style>
  <w:style w:type="paragraph" w:customStyle="1" w:styleId="10">
    <w:name w:val="修订1"/>
    <w:hidden/>
    <w:uiPriority w:val="99"/>
    <w:semiHidden/>
    <w:qFormat/>
    <w:rPr>
      <w:rFonts w:asciiTheme="minorHAnsi" w:eastAsiaTheme="minorEastAsia" w:hAnsiTheme="minorHAnsi" w:cstheme="minorBidi"/>
      <w:sz w:val="22"/>
      <w:szCs w:val="22"/>
    </w:rPr>
  </w:style>
  <w:style w:type="character" w:customStyle="1" w:styleId="a4">
    <w:name w:val="批注框文本 字符"/>
    <w:basedOn w:val="a0"/>
    <w:link w:val="a3"/>
    <w:uiPriority w:val="99"/>
    <w:semiHidden/>
    <w:qFormat/>
    <w:rPr>
      <w:kern w:val="0"/>
      <w:sz w:val="18"/>
      <w:szCs w:val="18"/>
    </w:rPr>
  </w:style>
  <w:style w:type="character" w:customStyle="1" w:styleId="font31">
    <w:name w:val="font31"/>
    <w:basedOn w:val="a0"/>
    <w:qFormat/>
    <w:rPr>
      <w:rFonts w:ascii="等线" w:eastAsia="等线" w:hAnsi="等线" w:cs="等线" w:hint="default"/>
      <w:color w:val="000000"/>
      <w:sz w:val="22"/>
      <w:szCs w:val="22"/>
      <w:u w:val="none"/>
    </w:rPr>
  </w:style>
  <w:style w:type="character" w:customStyle="1" w:styleId="font01">
    <w:name w:val="font01"/>
    <w:basedOn w:val="a0"/>
    <w:qFormat/>
    <w:rPr>
      <w:rFonts w:ascii="等线" w:eastAsia="等线" w:hAnsi="等线" w:cs="等线" w:hint="default"/>
      <w:color w:val="0000FF"/>
      <w:sz w:val="22"/>
      <w:szCs w:val="22"/>
      <w:u w:val="none"/>
    </w:rPr>
  </w:style>
  <w:style w:type="character" w:customStyle="1" w:styleId="font21">
    <w:name w:val="font21"/>
    <w:basedOn w:val="a0"/>
    <w:qFormat/>
    <w:rPr>
      <w:rFonts w:ascii="等线" w:eastAsia="等线" w:hAnsi="等线" w:cs="等线" w:hint="default"/>
      <w:color w:val="000000"/>
      <w:sz w:val="22"/>
      <w:szCs w:val="22"/>
      <w:u w:val="none"/>
    </w:rPr>
  </w:style>
  <w:style w:type="paragraph" w:styleId="aa">
    <w:name w:val="Revision"/>
    <w:hidden/>
    <w:uiPriority w:val="99"/>
    <w:unhideWhenUsed/>
    <w:rsid w:val="00B802D2"/>
    <w:rPr>
      <w:rFonts w:asciiTheme="minorHAnsi" w:eastAsiaTheme="minorEastAsia" w:hAnsiTheme="minorHAnsi" w:cstheme="minorBidi"/>
      <w:sz w:val="22"/>
      <w:szCs w:val="22"/>
    </w:rPr>
  </w:style>
  <w:style w:type="character" w:styleId="ab">
    <w:name w:val="annotation reference"/>
    <w:basedOn w:val="a0"/>
    <w:uiPriority w:val="99"/>
    <w:semiHidden/>
    <w:unhideWhenUsed/>
    <w:rsid w:val="00C46247"/>
    <w:rPr>
      <w:sz w:val="21"/>
      <w:szCs w:val="21"/>
    </w:rPr>
  </w:style>
  <w:style w:type="paragraph" w:styleId="ac">
    <w:name w:val="annotation text"/>
    <w:basedOn w:val="a"/>
    <w:link w:val="ad"/>
    <w:uiPriority w:val="99"/>
    <w:unhideWhenUsed/>
    <w:rsid w:val="00C46247"/>
  </w:style>
  <w:style w:type="character" w:customStyle="1" w:styleId="ad">
    <w:name w:val="批注文字 字符"/>
    <w:basedOn w:val="a0"/>
    <w:link w:val="ac"/>
    <w:uiPriority w:val="99"/>
    <w:rsid w:val="00C46247"/>
    <w:rPr>
      <w:rFonts w:asciiTheme="minorHAnsi" w:eastAsiaTheme="minorEastAsia" w:hAnsiTheme="minorHAnsi" w:cstheme="minorBidi"/>
      <w:sz w:val="22"/>
      <w:szCs w:val="22"/>
    </w:rPr>
  </w:style>
  <w:style w:type="paragraph" w:styleId="ae">
    <w:name w:val="annotation subject"/>
    <w:basedOn w:val="ac"/>
    <w:next w:val="ac"/>
    <w:link w:val="af"/>
    <w:uiPriority w:val="99"/>
    <w:semiHidden/>
    <w:unhideWhenUsed/>
    <w:rsid w:val="00C46247"/>
    <w:rPr>
      <w:b/>
      <w:bCs/>
    </w:rPr>
  </w:style>
  <w:style w:type="character" w:customStyle="1" w:styleId="af">
    <w:name w:val="批注主题 字符"/>
    <w:basedOn w:val="ad"/>
    <w:link w:val="ae"/>
    <w:uiPriority w:val="99"/>
    <w:semiHidden/>
    <w:rsid w:val="00C46247"/>
    <w:rPr>
      <w:rFonts w:asciiTheme="minorHAnsi" w:eastAsiaTheme="minorEastAsia" w:hAnsiTheme="minorHAnsi" w:cstheme="minorBidi"/>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10</Pages>
  <Words>379</Words>
  <Characters>2163</Characters>
  <Application>Microsoft Office Word</Application>
  <DocSecurity>0</DocSecurity>
  <Lines>18</Lines>
  <Paragraphs>5</Paragraphs>
  <ScaleCrop>false</ScaleCrop>
  <Company/>
  <LinksUpToDate>false</LinksUpToDate>
  <CharactersWithSpaces>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GUAN SIYUN</dc:creator>
  <cp:lastModifiedBy>Zhang Panbin</cp:lastModifiedBy>
  <cp:revision>10</cp:revision>
  <dcterms:created xsi:type="dcterms:W3CDTF">2021-12-11T23:49:00Z</dcterms:created>
  <dcterms:modified xsi:type="dcterms:W3CDTF">2025-12-24T03:56:00Z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EE6CED7109BE54262A2E2869115E5E0A_43</vt:lpwstr>
  </property>
  <property fmtid="{D5CDD505-2E9C-101B-9397-08002B2CF9AE}" pid="4" name="KSOTemplateDocerSaveRecord">
    <vt:lpwstr>eyJoZGlkIjoiNWI4MzQwMzRkNDlhMWZhMjQ0MDdhY2E5NmI4MmY5OWEiLCJ1c2VySWQiOiIzMDE4MTc4OCJ9</vt:lpwstr>
  </property>
</Properties>
</file>