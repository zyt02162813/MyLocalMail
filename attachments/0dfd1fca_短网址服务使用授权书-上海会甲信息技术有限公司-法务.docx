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9C88B"/>
    <w:p w14:paraId="1A0F5729">
      <w:pPr>
        <w:spacing w:line="480" w:lineRule="auto"/>
        <w:jc w:val="center"/>
        <w:rPr>
          <w:rFonts w:ascii="Heiti SC Medium" w:hAnsi="Heiti SC Medium" w:eastAsia="Heiti SC Medium" w:cs="Heiti SC Medium"/>
          <w:b/>
          <w:bCs/>
        </w:rPr>
      </w:pPr>
      <w:ins w:id="0" w:author="zhangmanyu" w:date="2025-08-04T11:13:00Z">
        <w:r>
          <w:rPr>
            <w:rFonts w:hint="eastAsia" w:ascii="Heiti SC Medium" w:hAnsi="Heiti SC Medium" w:eastAsia="Heiti SC Medium" w:cs="Heiti SC Medium"/>
            <w:b/>
            <w:bCs/>
            <w:sz w:val="40"/>
            <w:szCs w:val="48"/>
            <w:lang w:eastAsia="zh-Hans"/>
          </w:rPr>
          <w:t>短网址服务使用</w:t>
        </w:r>
      </w:ins>
      <w:r>
        <w:rPr>
          <w:rFonts w:hint="eastAsia" w:ascii="Heiti SC Medium" w:hAnsi="Heiti SC Medium" w:eastAsia="Heiti SC Medium" w:cs="Heiti SC Medium"/>
          <w:b/>
          <w:bCs/>
          <w:sz w:val="40"/>
          <w:szCs w:val="48"/>
        </w:rPr>
        <w:t>授权书</w:t>
      </w:r>
    </w:p>
    <w:p w14:paraId="598F917D">
      <w:pPr>
        <w:spacing w:line="480" w:lineRule="auto"/>
        <w:ind w:firstLine="420" w:firstLineChars="200"/>
        <w:rPr>
          <w:rFonts w:ascii="Heiti SC Light" w:hAnsi="Heiti SC Light" w:eastAsia="Heiti SC Light" w:cs="Heiti SC Light"/>
          <w:szCs w:val="21"/>
        </w:rPr>
      </w:pPr>
    </w:p>
    <w:p w14:paraId="73CD6131">
      <w:pPr>
        <w:spacing w:line="480" w:lineRule="auto"/>
        <w:ind w:firstLine="420" w:firstLineChars="200"/>
        <w:rPr>
          <w:rFonts w:ascii="Heiti SC Light" w:hAnsi="Heiti SC Light" w:eastAsia="Heiti SC Light" w:cs="Heiti SC Light"/>
          <w:szCs w:val="21"/>
        </w:rPr>
      </w:pPr>
      <w:r>
        <w:rPr>
          <w:rFonts w:hint="eastAsia" w:ascii="Heiti SC Light" w:hAnsi="Heiti SC Light" w:eastAsia="Heiti SC Light" w:cs="Heiti SC Light"/>
          <w:szCs w:val="21"/>
        </w:rPr>
        <w:t>我公司</w:t>
      </w:r>
      <w:r>
        <w:rPr>
          <w:rFonts w:hint="eastAsia" w:ascii="Heiti SC Light" w:hAnsi="Heiti SC Light" w:eastAsia="Heiti SC Light" w:cs="Heiti SC Light"/>
          <w:szCs w:val="21"/>
          <w:u w:val="single"/>
          <w:lang w:eastAsia="zh-Hans"/>
        </w:rPr>
        <w:t>北京百度网讯科技有限公司</w:t>
      </w:r>
      <w:r>
        <w:rPr>
          <w:rFonts w:hint="eastAsia" w:ascii="Heiti SC Light" w:hAnsi="Heiti SC Light" w:eastAsia="Heiti SC Light" w:cs="Heiti SC Light"/>
          <w:szCs w:val="21"/>
        </w:rPr>
        <w:t>（授权方）为</w:t>
      </w:r>
      <w:r>
        <w:rPr>
          <w:rFonts w:hint="eastAsia" w:ascii="Heiti SC Light" w:hAnsi="Heiti SC Light" w:eastAsia="Heiti SC Light" w:cs="Heiti SC Light"/>
          <w:szCs w:val="21"/>
          <w:u w:val="single"/>
        </w:rPr>
        <w:t xml:space="preserve">  </w:t>
      </w:r>
      <w:r>
        <w:rPr>
          <w:rFonts w:ascii="Heiti SC Light" w:hAnsi="Heiti SC Light" w:eastAsia="Heiti SC Light" w:cs="Heiti SC Light"/>
          <w:szCs w:val="21"/>
          <w:u w:val="single"/>
        </w:rPr>
        <w:t>dwz.cn</w:t>
      </w:r>
      <w:r>
        <w:rPr>
          <w:rFonts w:hint="eastAsia" w:ascii="Heiti SC Light" w:hAnsi="Heiti SC Light" w:eastAsia="Heiti SC Light" w:cs="Heiti SC Light"/>
          <w:szCs w:val="21"/>
          <w:u w:val="single"/>
        </w:rPr>
        <w:t xml:space="preserve"> （</w:t>
      </w:r>
      <w:r>
        <w:rPr>
          <w:rFonts w:hint="eastAsia" w:ascii="Heiti SC Light" w:hAnsi="Heiti SC Light" w:eastAsia="Heiti SC Light" w:cs="Heiti SC Light"/>
          <w:szCs w:val="21"/>
        </w:rPr>
        <w:t>域名）的合法持有者，现授权</w:t>
      </w:r>
      <w:ins w:id="1" w:author="Microsoft Office 用户" w:date="2026-01-09T10:07:00Z">
        <w:r>
          <w:rPr>
            <w:rFonts w:hint="eastAsia" w:ascii="微软雅黑" w:hAnsi="微软雅黑" w:eastAsia="微软雅黑"/>
            <w:color w:val="555555"/>
            <w:szCs w:val="21"/>
            <w:shd w:val="clear" w:color="auto" w:fill="FFFFFF"/>
          </w:rPr>
          <w:t>上海</w:t>
        </w:r>
      </w:ins>
      <w:ins w:id="2" w:author="张原" w:date="2026-01-09T12:03:08Z">
        <w:r>
          <w:rPr>
            <w:rFonts w:hint="eastAsia" w:ascii="微软雅黑" w:hAnsi="微软雅黑" w:eastAsia="微软雅黑"/>
            <w:color w:val="555555"/>
            <w:szCs w:val="21"/>
            <w:shd w:val="clear" w:color="auto" w:fill="FFFFFF"/>
            <w:lang w:val="en-US" w:eastAsia="zh-CN"/>
          </w:rPr>
          <w:t>会</w:t>
        </w:r>
      </w:ins>
      <w:ins w:id="3" w:author="Microsoft Office 用户" w:date="2026-01-09T10:07:00Z">
        <w:r>
          <w:rPr>
            <w:rFonts w:hint="eastAsia" w:ascii="微软雅黑" w:hAnsi="微软雅黑" w:eastAsia="微软雅黑"/>
            <w:color w:val="555555"/>
            <w:szCs w:val="21"/>
            <w:shd w:val="clear" w:color="auto" w:fill="FFFFFF"/>
          </w:rPr>
          <w:t>甲信息技术有限公司</w:t>
        </w:r>
      </w:ins>
      <w:r>
        <w:rPr>
          <w:rFonts w:hint="eastAsia" w:ascii="Heiti SC Light" w:hAnsi="Heiti SC Light" w:eastAsia="Heiti SC Light" w:cs="Heiti SC Light"/>
          <w:szCs w:val="21"/>
          <w:u w:val="single"/>
        </w:rPr>
        <w:t>（</w:t>
      </w:r>
      <w:r>
        <w:rPr>
          <w:rFonts w:hint="eastAsia" w:ascii="Heiti SC Light" w:hAnsi="Heiti SC Light" w:eastAsia="Heiti SC Light" w:cs="Heiti SC Light"/>
          <w:szCs w:val="21"/>
        </w:rPr>
        <w:t>被授权方）使用我</w:t>
      </w:r>
      <w:r>
        <w:rPr>
          <w:rFonts w:hint="eastAsia" w:ascii="Heiti SC Light" w:hAnsi="Heiti SC Light" w:eastAsia="Heiti SC Light" w:cs="Heiti SC Light"/>
          <w:szCs w:val="21"/>
          <w:lang w:eastAsia="zh-Hans"/>
        </w:rPr>
        <w:t>公</w:t>
      </w:r>
      <w:r>
        <w:rPr>
          <w:rFonts w:hint="eastAsia" w:ascii="Heiti SC Light" w:hAnsi="Heiti SC Light" w:eastAsia="Heiti SC Light" w:cs="Heiti SC Light"/>
          <w:szCs w:val="21"/>
        </w:rPr>
        <w:t>司</w:t>
      </w:r>
      <w:r>
        <w:rPr>
          <w:rFonts w:hint="eastAsia" w:ascii="Heiti SC Light" w:hAnsi="Heiti SC Light" w:eastAsia="Heiti SC Light" w:cs="Heiti SC Light"/>
          <w:szCs w:val="21"/>
          <w:lang w:eastAsia="zh-Hans"/>
        </w:rPr>
        <w:t>短网址平台生成的短链接</w:t>
      </w:r>
      <w:r>
        <w:rPr>
          <w:rFonts w:hint="eastAsia" w:ascii="Heiti SC Light" w:hAnsi="Heiti SC Light" w:eastAsia="Heiti SC Light" w:cs="Heiti SC Light"/>
          <w:szCs w:val="21"/>
        </w:rPr>
        <w:t>，用于</w:t>
      </w:r>
      <w:ins w:id="4" w:author="Microsoft Office 用户" w:date="2025-10-09T16:10:00Z">
        <w:r>
          <w:rPr>
            <w:rFonts w:ascii="Heiti SC Light" w:hAnsi="Heiti SC Light" w:eastAsia="Heiti SC Light" w:cs="Heiti SC Light"/>
            <w:szCs w:val="21"/>
            <w:u w:val="single"/>
          </w:rPr>
          <w:t>发</w:t>
        </w:r>
        <w:bookmarkStart w:id="0" w:name="_GoBack"/>
        <w:bookmarkEnd w:id="0"/>
        <w:r>
          <w:rPr>
            <w:rFonts w:ascii="Heiti SC Light" w:hAnsi="Heiti SC Light" w:eastAsia="Heiti SC Light" w:cs="Heiti SC Light"/>
            <w:szCs w:val="21"/>
            <w:u w:val="single"/>
          </w:rPr>
          <w:t>送</w:t>
        </w:r>
      </w:ins>
      <w:ins w:id="5" w:author="Microsoft Office 用户" w:date="2025-09-30T15:43:00Z">
        <w:r>
          <w:rPr>
            <w:rFonts w:ascii="Heiti SC Light" w:hAnsi="Heiti SC Light" w:eastAsia="Heiti SC Light" w:cs="Heiti SC Light"/>
            <w:szCs w:val="21"/>
            <w:u w:val="single"/>
          </w:rPr>
          <w:t>短信</w:t>
        </w:r>
      </w:ins>
      <w:ins w:id="6" w:author="Microsoft Office 用户" w:date="2026-01-09T11:03:00Z">
        <w:r>
          <w:rPr>
            <w:rFonts w:ascii="Heiti SC Light" w:hAnsi="Heiti SC Light" w:eastAsia="Heiti SC Light" w:cs="Heiti SC Light"/>
            <w:szCs w:val="21"/>
            <w:u w:val="single"/>
          </w:rPr>
          <w:t>提醒用户参会会议</w:t>
        </w:r>
      </w:ins>
      <w:ins w:id="7" w:author="Microsoft Office 用户" w:date="2026-01-09T11:04:00Z">
        <w:r>
          <w:rPr>
            <w:rFonts w:hint="eastAsia" w:ascii="Heiti SC Light" w:hAnsi="Heiti SC Light" w:eastAsia="Heiti SC Light" w:cs="Heiti SC Light"/>
            <w:szCs w:val="21"/>
            <w:u w:val="single"/>
          </w:rPr>
          <w:t>、</w:t>
        </w:r>
      </w:ins>
      <w:ins w:id="8" w:author="Microsoft Office 用户" w:date="2026-01-09T11:04:00Z">
        <w:r>
          <w:rPr>
            <w:rFonts w:ascii="Heiti SC Light" w:hAnsi="Heiti SC Light" w:eastAsia="Heiti SC Light" w:cs="Heiti SC Light"/>
            <w:szCs w:val="21"/>
            <w:u w:val="single"/>
          </w:rPr>
          <w:t>参会人员签署电子签</w:t>
        </w:r>
      </w:ins>
      <w:ins w:id="9" w:author="Microsoft Office 用户" w:date="2025-10-09T16:11:00Z">
        <w:r>
          <w:rPr>
            <w:rFonts w:hint="eastAsia" w:ascii="Heiti SC Light" w:hAnsi="Heiti SC Light" w:eastAsia="Heiti SC Light" w:cs="Heiti SC Light"/>
            <w:szCs w:val="21"/>
            <w:u w:val="single"/>
          </w:rPr>
          <w:t>等</w:t>
        </w:r>
      </w:ins>
      <w:r>
        <w:rPr>
          <w:rFonts w:hint="eastAsia" w:ascii="Heiti SC Light" w:hAnsi="Heiti SC Light" w:eastAsia="Heiti SC Light" w:cs="Heiti SC Light"/>
          <w:szCs w:val="21"/>
        </w:rPr>
        <w:t>相关业务并合法使用。授权有效期为</w:t>
      </w:r>
      <w:r>
        <w:rPr>
          <w:rFonts w:ascii="Heiti SC Light" w:hAnsi="Heiti SC Light" w:eastAsia="Heiti SC Light" w:cs="Heiti SC Light"/>
          <w:szCs w:val="21"/>
          <w:u w:val="single"/>
        </w:rPr>
        <w:t>202</w:t>
      </w:r>
      <w:ins w:id="10" w:author="Microsoft Office 用户" w:date="2026-01-09T10:07:00Z">
        <w:r>
          <w:rPr>
            <w:rFonts w:ascii="Heiti SC Light" w:hAnsi="Heiti SC Light" w:eastAsia="Heiti SC Light" w:cs="Heiti SC Light"/>
            <w:szCs w:val="21"/>
            <w:u w:val="single"/>
          </w:rPr>
          <w:t>6</w:t>
        </w:r>
      </w:ins>
      <w:r>
        <w:rPr>
          <w:rFonts w:hint="eastAsia" w:ascii="Heiti SC Light" w:hAnsi="Heiti SC Light" w:eastAsia="Heiti SC Light" w:cs="Heiti SC Light"/>
          <w:szCs w:val="21"/>
          <w:u w:val="single"/>
          <w:lang w:eastAsia="zh-Hans"/>
        </w:rPr>
        <w:t>年</w:t>
      </w:r>
      <w:ins w:id="11" w:author="Microsoft Office 用户" w:date="2025-10-09T15:06:00Z">
        <w:r>
          <w:rPr>
            <w:rFonts w:ascii="Heiti SC Light" w:hAnsi="Heiti SC Light" w:eastAsia="Heiti SC Light" w:cs="Heiti SC Light"/>
            <w:szCs w:val="21"/>
            <w:u w:val="single"/>
            <w:lang w:eastAsia="zh-Hans"/>
          </w:rPr>
          <w:t>1</w:t>
        </w:r>
      </w:ins>
      <w:r>
        <w:rPr>
          <w:rFonts w:hint="eastAsia" w:ascii="Heiti SC Light" w:hAnsi="Heiti SC Light" w:eastAsia="Heiti SC Light" w:cs="Heiti SC Light"/>
          <w:szCs w:val="21"/>
          <w:u w:val="single"/>
          <w:lang w:eastAsia="zh-Hans"/>
        </w:rPr>
        <w:t>月</w:t>
      </w:r>
      <w:ins w:id="12" w:author="Microsoft Office 用户" w:date="2025-10-09T15:06:00Z">
        <w:r>
          <w:rPr>
            <w:rFonts w:ascii="Heiti SC Light" w:hAnsi="Heiti SC Light" w:eastAsia="Heiti SC Light" w:cs="Heiti SC Light"/>
            <w:szCs w:val="21"/>
            <w:u w:val="single"/>
            <w:lang w:eastAsia="zh-Hans"/>
          </w:rPr>
          <w:t>9</w:t>
        </w:r>
      </w:ins>
      <w:r>
        <w:rPr>
          <w:rFonts w:hint="eastAsia" w:ascii="Heiti SC Light" w:hAnsi="Heiti SC Light" w:eastAsia="Heiti SC Light" w:cs="Heiti SC Light"/>
          <w:szCs w:val="21"/>
          <w:u w:val="single"/>
          <w:lang w:eastAsia="zh-Hans"/>
        </w:rPr>
        <w:t>日</w:t>
      </w:r>
      <w:r>
        <w:rPr>
          <w:rFonts w:hint="eastAsia" w:ascii="Heiti SC Light" w:hAnsi="Heiti SC Light" w:eastAsia="Heiti SC Light" w:cs="Heiti SC Light"/>
          <w:szCs w:val="21"/>
        </w:rPr>
        <w:t xml:space="preserve"> 至 </w:t>
      </w:r>
      <w:r>
        <w:rPr>
          <w:rFonts w:ascii="Heiti SC Light" w:hAnsi="Heiti SC Light" w:eastAsia="Heiti SC Light" w:cs="Heiti SC Light"/>
          <w:szCs w:val="21"/>
          <w:u w:val="single"/>
        </w:rPr>
        <w:t>2026</w:t>
      </w:r>
      <w:r>
        <w:rPr>
          <w:rFonts w:hint="eastAsia" w:ascii="Heiti SC Light" w:hAnsi="Heiti SC Light" w:eastAsia="Heiti SC Light" w:cs="Heiti SC Light"/>
          <w:szCs w:val="21"/>
          <w:u w:val="single"/>
          <w:lang w:eastAsia="zh-Hans"/>
        </w:rPr>
        <w:t>年</w:t>
      </w:r>
      <w:ins w:id="13" w:author="Microsoft Office 用户" w:date="2026-01-09T10:07:00Z">
        <w:r>
          <w:rPr>
            <w:rFonts w:ascii="Heiti SC Light" w:hAnsi="Heiti SC Light" w:eastAsia="Heiti SC Light" w:cs="Heiti SC Light"/>
            <w:szCs w:val="21"/>
            <w:u w:val="single"/>
            <w:lang w:eastAsia="zh-Hans"/>
          </w:rPr>
          <w:t>7</w:t>
        </w:r>
      </w:ins>
      <w:r>
        <w:rPr>
          <w:rFonts w:hint="eastAsia" w:ascii="Heiti SC Light" w:hAnsi="Heiti SC Light" w:eastAsia="Heiti SC Light" w:cs="Heiti SC Light"/>
          <w:szCs w:val="21"/>
          <w:u w:val="single"/>
          <w:lang w:eastAsia="zh-Hans"/>
        </w:rPr>
        <w:t>月</w:t>
      </w:r>
      <w:ins w:id="14" w:author="Microsoft Office 用户" w:date="2025-10-09T15:06:00Z">
        <w:r>
          <w:rPr>
            <w:rFonts w:ascii="Heiti SC Light" w:hAnsi="Heiti SC Light" w:eastAsia="Heiti SC Light" w:cs="Heiti SC Light"/>
            <w:szCs w:val="21"/>
            <w:u w:val="single"/>
            <w:lang w:eastAsia="zh-Hans"/>
          </w:rPr>
          <w:t>9</w:t>
        </w:r>
      </w:ins>
      <w:r>
        <w:rPr>
          <w:rFonts w:hint="eastAsia" w:ascii="Heiti SC Light" w:hAnsi="Heiti SC Light" w:eastAsia="Heiti SC Light" w:cs="Heiti SC Light"/>
          <w:szCs w:val="21"/>
          <w:u w:val="single"/>
          <w:lang w:eastAsia="zh-Hans"/>
        </w:rPr>
        <w:t>日</w:t>
      </w:r>
      <w:r>
        <w:rPr>
          <w:rFonts w:hint="eastAsia" w:ascii="Heiti SC Light" w:hAnsi="Heiti SC Light" w:eastAsia="Heiti SC Light" w:cs="Heiti SC Light"/>
          <w:szCs w:val="21"/>
        </w:rPr>
        <w:t xml:space="preserve"> 。</w:t>
      </w:r>
    </w:p>
    <w:p w14:paraId="29168D83">
      <w:pPr>
        <w:spacing w:line="480" w:lineRule="auto"/>
        <w:ind w:firstLine="420" w:firstLineChars="200"/>
        <w:rPr>
          <w:rFonts w:ascii="Heiti SC Light" w:hAnsi="Heiti SC Light" w:eastAsia="Heiti SC Light" w:cs="Heiti SC Light"/>
          <w:szCs w:val="21"/>
          <w:u w:val="double"/>
        </w:rPr>
      </w:pPr>
      <w:r>
        <w:rPr>
          <w:rFonts w:hint="eastAsia" w:ascii="Heiti SC Light" w:hAnsi="Heiti SC Light" w:eastAsia="Heiti SC Light" w:cs="Heiti SC Light"/>
          <w:szCs w:val="21"/>
        </w:rPr>
        <w:t>我公司承诺：保证授权给被授权方申请业务的</w:t>
      </w:r>
      <w:r>
        <w:rPr>
          <w:rFonts w:hint="eastAsia" w:ascii="Heiti SC Light" w:hAnsi="Heiti SC Light" w:eastAsia="Heiti SC Light" w:cs="Heiti SC Light"/>
          <w:szCs w:val="21"/>
          <w:lang w:eastAsia="zh-Hans"/>
        </w:rPr>
        <w:t>短网址</w:t>
      </w:r>
      <w:r>
        <w:rPr>
          <w:rFonts w:hint="eastAsia" w:ascii="Heiti SC Light" w:hAnsi="Heiti SC Light" w:eastAsia="Heiti SC Light" w:cs="Heiti SC Light"/>
          <w:szCs w:val="21"/>
        </w:rPr>
        <w:t>真实</w:t>
      </w:r>
      <w:r>
        <w:rPr>
          <w:rFonts w:hint="eastAsia" w:ascii="Heiti SC Light" w:hAnsi="Heiti SC Light" w:eastAsia="Heiti SC Light" w:cs="Heiti SC Light"/>
          <w:szCs w:val="21"/>
          <w:lang w:eastAsia="zh-Hans"/>
        </w:rPr>
        <w:t>有效</w:t>
      </w:r>
      <w:r>
        <w:rPr>
          <w:rFonts w:hint="eastAsia" w:ascii="Heiti SC Light" w:hAnsi="Heiti SC Light" w:eastAsia="Heiti SC Light" w:cs="Heiti SC Light"/>
          <w:szCs w:val="21"/>
        </w:rPr>
        <w:t>，可合法用于展示、介绍、宣传、推广、演示产品或服务或公司或与公司有关的其他事务。</w:t>
      </w:r>
      <w:ins w:id="15" w:author="zhangmanyu" w:date="2025-07-15T13:58:00Z">
        <w:r>
          <w:rPr>
            <w:rFonts w:hint="eastAsia" w:ascii="Heiti SC Light" w:hAnsi="Heiti SC Light" w:eastAsia="Heiti SC Light" w:cs="Heiti SC Light"/>
            <w:szCs w:val="21"/>
            <w:u w:val="double"/>
            <w:lang w:eastAsia="zh-Hans"/>
          </w:rPr>
          <w:t>本授权书仅证明被授权方有权在约定范围内使用“</w:t>
        </w:r>
      </w:ins>
      <w:ins w:id="16" w:author="zhangmanyu" w:date="2025-07-15T13:58:00Z">
        <w:r>
          <w:rPr>
            <w:rFonts w:ascii="Heiti SC Light" w:hAnsi="Heiti SC Light" w:eastAsia="Heiti SC Light" w:cs="Heiti SC Light"/>
            <w:szCs w:val="21"/>
            <w:u w:val="double"/>
          </w:rPr>
          <w:t>dwz.cn</w:t>
        </w:r>
      </w:ins>
      <w:ins w:id="17" w:author="zhangmanyu" w:date="2025-07-15T13:58:00Z">
        <w:r>
          <w:rPr>
            <w:rFonts w:hint="eastAsia" w:ascii="Heiti SC Light" w:hAnsi="Heiti SC Light" w:eastAsia="Heiti SC Light" w:cs="Heiti SC Light"/>
            <w:szCs w:val="21"/>
            <w:u w:val="double"/>
            <w:lang w:eastAsia="zh-Hans"/>
          </w:rPr>
          <w:t>”生成的</w:t>
        </w:r>
      </w:ins>
      <w:ins w:id="18" w:author="zhangmanyu" w:date="2025-07-15T13:59:00Z">
        <w:r>
          <w:rPr>
            <w:rFonts w:hint="eastAsia" w:ascii="Heiti SC Light" w:hAnsi="Heiti SC Light" w:eastAsia="Heiti SC Light" w:cs="Heiti SC Light"/>
            <w:szCs w:val="21"/>
            <w:u w:val="double"/>
            <w:lang w:eastAsia="zh-Hans"/>
          </w:rPr>
          <w:t>短链接</w:t>
        </w:r>
      </w:ins>
      <w:ins w:id="19" w:author="zhangmanyu" w:date="2025-07-15T13:59:00Z">
        <w:r>
          <w:rPr>
            <w:rFonts w:ascii="Heiti SC Light" w:hAnsi="Heiti SC Light" w:eastAsia="Heiti SC Light" w:cs="Heiti SC Light"/>
            <w:szCs w:val="21"/>
            <w:u w:val="double"/>
            <w:lang w:eastAsia="zh-Hans"/>
          </w:rPr>
          <w:t>，</w:t>
        </w:r>
      </w:ins>
      <w:ins w:id="20" w:author="zhangmanyu" w:date="2025-07-15T13:59:00Z">
        <w:r>
          <w:rPr>
            <w:rFonts w:hint="eastAsia" w:ascii="Heiti SC Light" w:hAnsi="Heiti SC Light" w:eastAsia="Heiti SC Light" w:cs="Heiti SC Light"/>
            <w:szCs w:val="21"/>
            <w:u w:val="double"/>
            <w:lang w:eastAsia="zh-Hans"/>
          </w:rPr>
          <w:t>不代表授权方对被授权方的目标网址内容或短链接使用方式承担任何保证</w:t>
        </w:r>
      </w:ins>
      <w:ins w:id="21" w:author="zhangmanyu" w:date="2025-07-15T14:00:00Z">
        <w:r>
          <w:rPr>
            <w:rFonts w:hint="eastAsia" w:ascii="Heiti SC Light" w:hAnsi="Heiti SC Light" w:eastAsia="Heiti SC Light" w:cs="Heiti SC Light"/>
            <w:szCs w:val="21"/>
            <w:u w:val="double"/>
            <w:lang w:eastAsia="zh-Hans"/>
          </w:rPr>
          <w:t>责任</w:t>
        </w:r>
      </w:ins>
      <w:ins w:id="22" w:author="zhangmanyu" w:date="2025-07-15T14:00:00Z">
        <w:r>
          <w:rPr>
            <w:rFonts w:ascii="Heiti SC Light" w:hAnsi="Heiti SC Light" w:eastAsia="Heiti SC Light" w:cs="Heiti SC Light"/>
            <w:szCs w:val="21"/>
            <w:u w:val="double"/>
            <w:lang w:eastAsia="zh-Hans"/>
          </w:rPr>
          <w:t>。</w:t>
        </w:r>
      </w:ins>
      <w:ins w:id="23" w:author="zhangmanyu" w:date="2025-07-15T14:03:00Z">
        <w:r>
          <w:rPr>
            <w:rFonts w:hint="eastAsia" w:ascii="Heiti SC Light" w:hAnsi="Heiti SC Light" w:eastAsia="Heiti SC Light" w:cs="Heiti SC Light"/>
            <w:szCs w:val="21"/>
            <w:u w:val="double"/>
            <w:lang w:eastAsia="zh-Hans"/>
          </w:rPr>
          <w:t>被授权方需</w:t>
        </w:r>
      </w:ins>
      <w:ins w:id="24" w:author="zhangmanyu" w:date="2025-07-15T14:03:00Z">
        <w:r>
          <w:rPr>
            <w:rFonts w:ascii="Heiti SC Light" w:hAnsi="Heiti SC Light" w:eastAsia="Heiti SC Light" w:cs="Heiti SC Light"/>
            <w:szCs w:val="21"/>
            <w:u w:val="double"/>
            <w:lang w:eastAsia="zh-Hans"/>
          </w:rPr>
          <w:t>确保短链接使用及目标网址内容合法合规，对目标网址内容及</w:t>
        </w:r>
      </w:ins>
      <w:ins w:id="25" w:author="zhangmanyu" w:date="2025-07-15T14:04:00Z">
        <w:r>
          <w:rPr>
            <w:rFonts w:hint="eastAsia" w:ascii="Heiti SC Light" w:hAnsi="Heiti SC Light" w:eastAsia="Heiti SC Light" w:cs="Heiti SC Light"/>
            <w:szCs w:val="21"/>
            <w:u w:val="double"/>
            <w:lang w:eastAsia="zh-Hans"/>
          </w:rPr>
          <w:t>使用</w:t>
        </w:r>
      </w:ins>
      <w:ins w:id="26" w:author="zhangmanyu" w:date="2025-07-15T14:03:00Z">
        <w:r>
          <w:rPr>
            <w:rFonts w:ascii="Heiti SC Light" w:hAnsi="Heiti SC Light" w:eastAsia="Heiti SC Light" w:cs="Heiti SC Light"/>
            <w:szCs w:val="21"/>
            <w:u w:val="double"/>
            <w:lang w:eastAsia="zh-Hans"/>
          </w:rPr>
          <w:t xml:space="preserve">行为独立承担法律责任，如因上述行为导致授权方被处罚或索赔，由被授权方全额赔偿。  </w:t>
        </w:r>
      </w:ins>
    </w:p>
    <w:p w14:paraId="613FA60A">
      <w:pPr>
        <w:spacing w:line="480" w:lineRule="auto"/>
        <w:rPr>
          <w:rFonts w:ascii="Heiti SC Light" w:hAnsi="Heiti SC Light" w:eastAsia="Heiti SC Light" w:cs="Heiti SC Light"/>
          <w:szCs w:val="21"/>
        </w:rPr>
      </w:pPr>
      <w:r>
        <w:rPr>
          <w:rFonts w:hint="eastAsia" w:ascii="Heiti SC Light" w:hAnsi="Heiti SC Light" w:eastAsia="Heiti SC Light" w:cs="Heiti SC Light"/>
          <w:szCs w:val="21"/>
        </w:rPr>
        <w:t>特此授权!</w:t>
      </w:r>
    </w:p>
    <w:p w14:paraId="61D1CA76">
      <w:pPr>
        <w:spacing w:line="480" w:lineRule="auto"/>
        <w:rPr>
          <w:rFonts w:ascii="Heiti SC Light" w:hAnsi="Heiti SC Light" w:eastAsia="Heiti SC Light" w:cs="Heiti SC Light"/>
          <w:szCs w:val="21"/>
        </w:rPr>
      </w:pPr>
    </w:p>
    <w:p w14:paraId="4851023C">
      <w:pPr>
        <w:spacing w:line="480" w:lineRule="auto"/>
        <w:ind w:firstLine="5880" w:firstLineChars="2800"/>
        <w:rPr>
          <w:rFonts w:ascii="Heiti SC Light" w:hAnsi="Heiti SC Light" w:eastAsia="Heiti SC Light" w:cs="Heiti SC Light"/>
          <w:szCs w:val="21"/>
        </w:rPr>
      </w:pPr>
    </w:p>
    <w:p w14:paraId="66CF8AD1">
      <w:pPr>
        <w:spacing w:line="480" w:lineRule="auto"/>
        <w:jc w:val="right"/>
        <w:rPr>
          <w:rFonts w:ascii="Heiti SC Light" w:hAnsi="Heiti SC Light" w:eastAsia="Heiti SC Light" w:cs="Heiti SC Light"/>
          <w:szCs w:val="21"/>
          <w:lang w:eastAsia="zh-Hans"/>
        </w:rPr>
      </w:pPr>
      <w:r>
        <w:rPr>
          <w:rFonts w:hint="eastAsia" w:ascii="Heiti SC Light" w:hAnsi="Heiti SC Light" w:eastAsia="Heiti SC Light" w:cs="Heiti SC Light"/>
          <w:szCs w:val="21"/>
        </w:rPr>
        <w:t>授权单位（盖章）：</w:t>
      </w:r>
      <w:r>
        <w:rPr>
          <w:rFonts w:hint="eastAsia" w:ascii="Heiti SC Light" w:hAnsi="Heiti SC Light" w:eastAsia="Heiti SC Light" w:cs="Heiti SC Light"/>
          <w:szCs w:val="21"/>
          <w:lang w:eastAsia="zh-Hans"/>
        </w:rPr>
        <w:t>北京百度网讯科技有限公司</w:t>
      </w:r>
    </w:p>
    <w:p w14:paraId="430D57A8">
      <w:pPr>
        <w:spacing w:line="480" w:lineRule="auto"/>
        <w:jc w:val="right"/>
        <w:rPr>
          <w:rFonts w:ascii="Heiti SC Light" w:hAnsi="Heiti SC Light" w:eastAsia="Heiti SC Light" w:cs="Heiti SC Light"/>
          <w:szCs w:val="21"/>
        </w:rPr>
      </w:pPr>
      <w:r>
        <w:rPr>
          <w:rFonts w:hint="eastAsia" w:ascii="Heiti SC Light" w:hAnsi="Heiti SC Light" w:eastAsia="Heiti SC Light" w:cs="Heiti SC Light"/>
          <w:szCs w:val="21"/>
        </w:rPr>
        <w:t xml:space="preserve">授权日期： </w:t>
      </w:r>
      <w:r>
        <w:rPr>
          <w:rFonts w:ascii="Heiti SC Light" w:hAnsi="Heiti SC Light" w:eastAsia="Heiti SC Light" w:cs="Heiti SC Light"/>
          <w:szCs w:val="21"/>
        </w:rPr>
        <w:t>202</w:t>
      </w:r>
      <w:ins w:id="27" w:author="Microsoft Office 用户" w:date="2026-01-09T11:06:00Z">
        <w:r>
          <w:rPr>
            <w:rFonts w:hint="eastAsia" w:ascii="Heiti SC Light" w:hAnsi="Heiti SC Light" w:eastAsia="Heiti SC Light" w:cs="Heiti SC Light"/>
            <w:szCs w:val="21"/>
          </w:rPr>
          <w:t>6</w:t>
        </w:r>
      </w:ins>
      <w:r>
        <w:rPr>
          <w:rFonts w:hint="eastAsia" w:ascii="Heiti SC Light" w:hAnsi="Heiti SC Light" w:eastAsia="Heiti SC Light" w:cs="Heiti SC Light"/>
          <w:szCs w:val="21"/>
          <w:lang w:eastAsia="zh-Hans"/>
        </w:rPr>
        <w:t>年</w:t>
      </w:r>
      <w:ins w:id="28" w:author="Microsoft Office 用户" w:date="2025-10-09T15:12:00Z">
        <w:r>
          <w:rPr>
            <w:rFonts w:ascii="Heiti SC Light" w:hAnsi="Heiti SC Light" w:eastAsia="Heiti SC Light" w:cs="Heiti SC Light"/>
            <w:szCs w:val="21"/>
            <w:lang w:eastAsia="zh-Hans"/>
          </w:rPr>
          <w:t>1</w:t>
        </w:r>
      </w:ins>
      <w:r>
        <w:rPr>
          <w:rFonts w:hint="eastAsia" w:ascii="Heiti SC Light" w:hAnsi="Heiti SC Light" w:eastAsia="Heiti SC Light" w:cs="Heiti SC Light"/>
          <w:szCs w:val="21"/>
          <w:lang w:eastAsia="zh-Hans"/>
        </w:rPr>
        <w:t>月</w:t>
      </w:r>
      <w:ins w:id="29" w:author="Microsoft Office 用户" w:date="2025-10-09T15:12:00Z">
        <w:r>
          <w:rPr>
            <w:rFonts w:ascii="Heiti SC Light" w:hAnsi="Heiti SC Light" w:eastAsia="Heiti SC Light" w:cs="Heiti SC Light"/>
            <w:szCs w:val="21"/>
            <w:lang w:eastAsia="zh-Hans"/>
          </w:rPr>
          <w:t>9</w:t>
        </w:r>
      </w:ins>
      <w:r>
        <w:rPr>
          <w:rFonts w:hint="eastAsia" w:ascii="Heiti SC Light" w:hAnsi="Heiti SC Light" w:eastAsia="Heiti SC Light" w:cs="Heiti SC Light"/>
          <w:szCs w:val="21"/>
          <w:lang w:eastAsia="zh-Hans"/>
        </w:rPr>
        <w:t>日</w:t>
      </w:r>
      <w:r>
        <w:rPr>
          <w:rFonts w:hint="eastAsia" w:ascii="Heiti SC Light" w:hAnsi="Heiti SC Light" w:eastAsia="Heiti SC Light" w:cs="Heiti SC Light"/>
          <w:szCs w:val="21"/>
        </w:rPr>
        <w:t xml:space="preserve"> </w:t>
      </w:r>
    </w:p>
    <w:p w14:paraId="71E898C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jaVu Sans">
    <w:altName w:val="苹方-简"/>
    <w:panose1 w:val="020B0604020202020204"/>
    <w:charset w:val="00"/>
    <w:family w:val="roman"/>
    <w:pitch w:val="default"/>
    <w:sig w:usb0="00000000" w:usb1="00000000" w:usb2="0A246029" w:usb3="0400200C" w:csb0="600001FF" w:csb1="DFFF0000"/>
  </w:font>
  <w:font w:name="Sylfaen">
    <w:altName w:val="苹方-简"/>
    <w:panose1 w:val="00000000000000000000"/>
    <w:charset w:val="00"/>
    <w:family w:val="auto"/>
    <w:pitch w:val="default"/>
    <w:sig w:usb0="00000000" w:usb1="00000000" w:usb2="00000000" w:usb3="00000000" w:csb0="00000000" w:csb1="00000000"/>
  </w:font>
  <w:font w:name="Heiti SC Medium">
    <w:panose1 w:val="02000000000000000000"/>
    <w:charset w:val="80"/>
    <w:family w:val="auto"/>
    <w:pitch w:val="default"/>
    <w:sig w:usb0="8000002F" w:usb1="0800004A" w:usb2="00000000" w:usb3="00000000" w:csb0="203E0000" w:csb1="00000000"/>
  </w:font>
  <w:font w:name="Heiti SC Light">
    <w:panose1 w:val="02000000000000000000"/>
    <w:charset w:val="80"/>
    <w:family w:val="auto"/>
    <w:pitch w:val="default"/>
    <w:sig w:usb0="8000002F" w:usb1="0800004A" w:usb2="00000000" w:usb3="00000000" w:csb0="203E0000" w:csb1="00000000"/>
  </w:font>
  <w:font w:name="微软雅黑">
    <w:altName w:val="汉仪旗黑"/>
    <w:panose1 w:val="020B0503020204020204"/>
    <w:charset w:val="86"/>
    <w:family w:val="swiss"/>
    <w:pitch w:val="default"/>
    <w:sig w:usb0="00000000" w:usb1="00000000" w:usb2="00000016" w:usb3="00000000" w:csb0="0004001F" w:csb1="0000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angmanyu">
    <w15:presenceInfo w15:providerId="None" w15:userId="zhangmanyu"/>
  </w15:person>
  <w15:person w15:author="Microsoft Office 用户">
    <w15:presenceInfo w15:providerId="None" w15:userId="Microsoft Office 用户"/>
  </w15:person>
  <w15:person w15:author="张原">
    <w15:presenceInfo w15:providerId="WPS Office" w15:userId="100730784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EC8714"/>
    <w:rsid w:val="00002295"/>
    <w:rsid w:val="00063EFA"/>
    <w:rsid w:val="00085C4B"/>
    <w:rsid w:val="00351501"/>
    <w:rsid w:val="005A7BD6"/>
    <w:rsid w:val="005D5EB4"/>
    <w:rsid w:val="00627989"/>
    <w:rsid w:val="006D7D79"/>
    <w:rsid w:val="00773F35"/>
    <w:rsid w:val="008D794F"/>
    <w:rsid w:val="009712B4"/>
    <w:rsid w:val="00AA3316"/>
    <w:rsid w:val="00BD460E"/>
    <w:rsid w:val="00C61318"/>
    <w:rsid w:val="00EE48C6"/>
    <w:rsid w:val="00F6182D"/>
    <w:rsid w:val="00FA67B4"/>
    <w:rsid w:val="00FF5C38"/>
    <w:rsid w:val="02564140"/>
    <w:rsid w:val="1BEF672B"/>
    <w:rsid w:val="1EBE75AE"/>
    <w:rsid w:val="3F42EC8D"/>
    <w:rsid w:val="5DEA8AFA"/>
    <w:rsid w:val="6BFFDF6B"/>
    <w:rsid w:val="7735E11A"/>
    <w:rsid w:val="7CEF37B0"/>
    <w:rsid w:val="7CFA4FED"/>
    <w:rsid w:val="7F5F8530"/>
    <w:rsid w:val="7FEC8714"/>
    <w:rsid w:val="AC766A0D"/>
    <w:rsid w:val="CDF54D9A"/>
    <w:rsid w:val="F1FCA7EC"/>
    <w:rsid w:val="F55F8F68"/>
    <w:rsid w:val="F7FDD42C"/>
    <w:rsid w:val="FBA45EE4"/>
    <w:rsid w:val="FD6F28F1"/>
    <w:rsid w:val="FEF7EE86"/>
    <w:rsid w:val="FFAFD1B5"/>
    <w:rsid w:val="FFFFFA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character" w:styleId="6">
    <w:name w:val="HTML Code"/>
    <w:basedOn w:val="5"/>
    <w:qFormat/>
    <w:uiPriority w:val="0"/>
    <w:rPr>
      <w:rFonts w:ascii="DejaVu Sans" w:hAnsi="DejaVu Sans"/>
      <w:sz w:val="20"/>
    </w:rPr>
  </w:style>
  <w:style w:type="paragraph" w:customStyle="1" w:styleId="7">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85EF4AA-91B5-5C40-966A-F285E7CF3824}">
  <ds:schemaRefs/>
</ds:datastoreItem>
</file>

<file path=docProps/app.xml><?xml version="1.0" encoding="utf-8"?>
<Properties xmlns="http://schemas.openxmlformats.org/officeDocument/2006/extended-properties" xmlns:vt="http://schemas.openxmlformats.org/officeDocument/2006/docPropsVTypes">
  <Template>Normal.dotm</Template>
  <Pages>1</Pages>
  <Words>62</Words>
  <Characters>357</Characters>
  <Lines>2</Lines>
  <Paragraphs>1</Paragraphs>
  <TotalTime>5</TotalTime>
  <ScaleCrop>false</ScaleCrop>
  <LinksUpToDate>false</LinksUpToDate>
  <CharactersWithSpaces>418</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2026-01-09T10:12:00Z</dcterms:created>
  <dc:creator>Sucy</dc:creator>
  <cp:lastModifiedBy>张原</cp:lastModifiedBy>
  <dcterms:modified xsi:type="dcterms:W3CDTF">2026-01-09T12:03:16Z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1DD15FE2457F97B52886AF653A0A0C6E_41</vt:lpwstr>
  </property>
  <property fmtid="{D5CDD505-2E9C-101B-9397-08002B2CF9AE}" pid="4" name="KSOTemplateDocerSaveRecord">
    <vt:lpwstr>eyJoZGlkIjoiNzNiYjdhN2FjMmM1YjMzNDYwMDAwYWVmZTNmZDY3NGYiLCJ1c2VySWQiOiI5ODI2MTMyMTUifQ==</vt:lpwstr>
  </property>
</Properties>
</file>