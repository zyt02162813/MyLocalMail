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9EEB" w14:textId="77777777" w:rsidR="00342729" w:rsidRDefault="00985899">
      <w:pPr>
        <w:jc w:val="center"/>
        <w:rPr>
          <w:rFonts w:ascii="微软雅黑" w:eastAsia="微软雅黑" w:hAnsi="微软雅黑" w:cs="微软雅黑"/>
          <w:b/>
          <w:sz w:val="36"/>
          <w:szCs w:val="36"/>
        </w:rPr>
      </w:pPr>
      <w:proofErr w:type="spellStart"/>
      <w:r>
        <w:rPr>
          <w:rFonts w:ascii="微软雅黑" w:eastAsia="微软雅黑" w:hAnsi="微软雅黑" w:cs="微软雅黑" w:hint="eastAsia"/>
          <w:b/>
          <w:sz w:val="36"/>
          <w:szCs w:val="36"/>
        </w:rPr>
        <w:t>NeU</w:t>
      </w:r>
      <w:proofErr w:type="spellEnd"/>
      <w:r>
        <w:rPr>
          <w:rFonts w:ascii="微软雅黑" w:eastAsia="微软雅黑" w:hAnsi="微软雅黑" w:cs="微软雅黑" w:hint="eastAsia"/>
          <w:b/>
          <w:sz w:val="36"/>
          <w:szCs w:val="36"/>
        </w:rPr>
        <w:t xml:space="preserve"> Event-2025-</w:t>
      </w:r>
      <w:r>
        <w:rPr>
          <w:rFonts w:ascii="微软雅黑" w:eastAsia="微软雅黑" w:hAnsi="微软雅黑" w:cs="微软雅黑" w:hint="eastAsia"/>
          <w:b/>
          <w:sz w:val="36"/>
          <w:szCs w:val="36"/>
        </w:rPr>
        <w:t>电子档案项目</w:t>
      </w:r>
      <w:r>
        <w:rPr>
          <w:rFonts w:ascii="微软雅黑" w:eastAsia="微软雅黑" w:hAnsi="微软雅黑" w:cs="微软雅黑" w:hint="eastAsia"/>
          <w:b/>
          <w:sz w:val="36"/>
          <w:szCs w:val="36"/>
        </w:rPr>
        <w:t>补充协议</w:t>
      </w:r>
    </w:p>
    <w:p w14:paraId="595A9EEC" w14:textId="77777777" w:rsidR="00342729" w:rsidRDefault="00985899">
      <w:pPr>
        <w:contextualSpacing/>
        <w:rPr>
          <w:rFonts w:ascii="微软雅黑" w:eastAsia="微软雅黑" w:hAnsi="微软雅黑" w:cs="微软雅黑"/>
          <w:sz w:val="21"/>
          <w:szCs w:val="21"/>
        </w:rPr>
      </w:pP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本服务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协议系由甲方【</w:t>
      </w:r>
      <w:r>
        <w:rPr>
          <w:rFonts w:ascii="微软雅黑" w:eastAsia="微软雅黑" w:hAnsi="微软雅黑" w:cs="微软雅黑" w:hint="eastAsia"/>
          <w:sz w:val="21"/>
          <w:szCs w:val="21"/>
        </w:rPr>
        <w:t>神基制药</w:t>
      </w:r>
      <w:r>
        <w:rPr>
          <w:rFonts w:ascii="微软雅黑" w:eastAsia="微软雅黑" w:hAnsi="微软雅黑" w:cs="微软雅黑" w:hint="eastAsia"/>
          <w:sz w:val="21"/>
          <w:szCs w:val="21"/>
        </w:rPr>
        <w:t>有限公司】与乙方【上海诚甲信息技术有限公司】达成。（甲方与乙方，下文中合称为</w:t>
      </w:r>
      <w:r>
        <w:rPr>
          <w:rFonts w:ascii="微软雅黑" w:eastAsia="微软雅黑" w:hAnsi="微软雅黑" w:cs="微软雅黑" w:hint="eastAsia"/>
          <w:b/>
          <w:sz w:val="21"/>
          <w:szCs w:val="21"/>
        </w:rPr>
        <w:t>“双方”</w:t>
      </w:r>
      <w:r>
        <w:rPr>
          <w:rFonts w:ascii="微软雅黑" w:eastAsia="微软雅黑" w:hAnsi="微软雅黑" w:cs="微软雅黑" w:hint="eastAsia"/>
          <w:sz w:val="21"/>
          <w:szCs w:val="21"/>
        </w:rPr>
        <w:t>，单独称为</w:t>
      </w:r>
      <w:r>
        <w:rPr>
          <w:rFonts w:ascii="微软雅黑" w:eastAsia="微软雅黑" w:hAnsi="微软雅黑" w:cs="微软雅黑" w:hint="eastAsia"/>
          <w:b/>
          <w:sz w:val="21"/>
          <w:szCs w:val="21"/>
        </w:rPr>
        <w:t>“一方”</w:t>
      </w:r>
      <w:r>
        <w:rPr>
          <w:rFonts w:ascii="微软雅黑" w:eastAsia="微软雅黑" w:hAnsi="微软雅黑" w:cs="微软雅黑" w:hint="eastAsia"/>
          <w:sz w:val="21"/>
          <w:szCs w:val="21"/>
        </w:rPr>
        <w:t>。）</w:t>
      </w:r>
      <w:bookmarkStart w:id="0" w:name="_DV_M3"/>
      <w:bookmarkEnd w:id="0"/>
    </w:p>
    <w:p w14:paraId="595A9EED" w14:textId="77777777" w:rsidR="00342729" w:rsidRDefault="00985899">
      <w:pPr>
        <w:contextualSpacing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鉴于甲、乙双方已于</w:t>
      </w:r>
      <w:r>
        <w:rPr>
          <w:rFonts w:ascii="微软雅黑" w:eastAsia="微软雅黑" w:hAnsi="微软雅黑" w:cs="微软雅黑" w:hint="eastAsia"/>
          <w:sz w:val="21"/>
          <w:szCs w:val="21"/>
        </w:rPr>
        <w:t>2025</w:t>
      </w:r>
      <w:r>
        <w:rPr>
          <w:rFonts w:ascii="微软雅黑" w:eastAsia="微软雅黑" w:hAnsi="微软雅黑" w:cs="微软雅黑" w:hint="eastAsia"/>
          <w:sz w:val="21"/>
          <w:szCs w:val="21"/>
        </w:rPr>
        <w:t>年</w:t>
      </w:r>
      <w:r>
        <w:rPr>
          <w:rFonts w:ascii="微软雅黑" w:eastAsia="微软雅黑" w:hAnsi="微软雅黑" w:cs="微软雅黑" w:hint="eastAsia"/>
          <w:sz w:val="21"/>
          <w:szCs w:val="21"/>
        </w:rPr>
        <w:t>8</w:t>
      </w:r>
      <w:r>
        <w:rPr>
          <w:rFonts w:ascii="微软雅黑" w:eastAsia="微软雅黑" w:hAnsi="微软雅黑" w:cs="微软雅黑" w:hint="eastAsia"/>
          <w:sz w:val="21"/>
          <w:szCs w:val="21"/>
        </w:rPr>
        <w:t>月签订《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EMS </w:t>
      </w:r>
      <w:r>
        <w:rPr>
          <w:rFonts w:ascii="微软雅黑" w:eastAsia="微软雅黑" w:hAnsi="微软雅黑" w:cs="微软雅黑" w:hint="eastAsia"/>
          <w:sz w:val="21"/>
          <w:szCs w:val="21"/>
        </w:rPr>
        <w:t>营销活动合规管理系统》合同（“原协议”），经协商一致，达成如下补充条款：</w:t>
      </w:r>
    </w:p>
    <w:p w14:paraId="595A9EEE" w14:textId="77777777" w:rsidR="00342729" w:rsidRDefault="00985899">
      <w:pPr>
        <w:pStyle w:val="1"/>
        <w:numPr>
          <w:ilvl w:val="0"/>
          <w:numId w:val="1"/>
        </w:numPr>
        <w:ind w:left="450" w:hanging="45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双方确认，一期项目实施完成后，为了满足甲方更多业务场景的需要，增加了如下服务内容：</w:t>
      </w:r>
    </w:p>
    <w:tbl>
      <w:tblPr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191"/>
        <w:gridCol w:w="5417"/>
      </w:tblGrid>
      <w:tr w:rsidR="00342729" w14:paraId="595A9EF2" w14:textId="77777777">
        <w:trPr>
          <w:trHeight w:val="352"/>
        </w:trPr>
        <w:tc>
          <w:tcPr>
            <w:tcW w:w="409" w:type="pct"/>
            <w:shd w:val="clear" w:color="auto" w:fill="auto"/>
            <w:noWrap/>
            <w:vAlign w:val="center"/>
          </w:tcPr>
          <w:p w14:paraId="595A9EEF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  <w:lang w:bidi="ar"/>
              </w:rPr>
              <w:t>编号</w:t>
            </w:r>
          </w:p>
        </w:tc>
        <w:tc>
          <w:tcPr>
            <w:tcW w:w="1321" w:type="pct"/>
            <w:shd w:val="clear" w:color="auto" w:fill="auto"/>
            <w:noWrap/>
            <w:vAlign w:val="center"/>
          </w:tcPr>
          <w:p w14:paraId="595A9EF0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  <w:lang w:bidi="ar"/>
              </w:rPr>
              <w:t>需求分类</w:t>
            </w:r>
          </w:p>
        </w:tc>
        <w:tc>
          <w:tcPr>
            <w:tcW w:w="3268" w:type="pct"/>
            <w:shd w:val="clear" w:color="auto" w:fill="auto"/>
            <w:noWrap/>
            <w:vAlign w:val="center"/>
          </w:tcPr>
          <w:p w14:paraId="595A9EF1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1"/>
                <w:szCs w:val="21"/>
                <w:lang w:bidi="ar"/>
              </w:rPr>
              <w:t>需求描述</w:t>
            </w:r>
          </w:p>
        </w:tc>
      </w:tr>
      <w:tr w:rsidR="00342729" w14:paraId="595A9EF6" w14:textId="77777777">
        <w:trPr>
          <w:trHeight w:val="352"/>
        </w:trPr>
        <w:tc>
          <w:tcPr>
            <w:tcW w:w="409" w:type="pct"/>
            <w:shd w:val="clear" w:color="auto" w:fill="auto"/>
            <w:noWrap/>
            <w:vAlign w:val="center"/>
          </w:tcPr>
          <w:p w14:paraId="595A9EF3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95A9EF4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电子档案集成对接</w:t>
            </w:r>
          </w:p>
        </w:tc>
        <w:tc>
          <w:tcPr>
            <w:tcW w:w="3268" w:type="pct"/>
            <w:shd w:val="clear" w:color="auto" w:fill="auto"/>
            <w:vAlign w:val="center"/>
          </w:tcPr>
          <w:p w14:paraId="595A9EF5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实现业务系统</w:t>
            </w:r>
            <w: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  <w:t>EMS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与会计电子档案系统间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SFTP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异步批量数据传输，包含数据校验、文件生成、目录创建、文件上传等功能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涉及业务场景为讲课费结算场景</w:t>
            </w:r>
          </w:p>
        </w:tc>
      </w:tr>
      <w:tr w:rsidR="00342729" w14:paraId="595A9EFA" w14:textId="77777777">
        <w:trPr>
          <w:trHeight w:val="352"/>
        </w:trPr>
        <w:tc>
          <w:tcPr>
            <w:tcW w:w="409" w:type="pct"/>
            <w:shd w:val="clear" w:color="auto" w:fill="auto"/>
            <w:noWrap/>
            <w:vAlign w:val="center"/>
          </w:tcPr>
          <w:p w14:paraId="595A9EF7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95A9EF8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异常处理机制</w:t>
            </w:r>
          </w:p>
        </w:tc>
        <w:tc>
          <w:tcPr>
            <w:tcW w:w="3268" w:type="pct"/>
            <w:shd w:val="clear" w:color="auto" w:fill="auto"/>
            <w:vAlign w:val="center"/>
          </w:tcPr>
          <w:p w14:paraId="595A9EF9" w14:textId="77777777" w:rsidR="00342729" w:rsidRDefault="00985899">
            <w:pPr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开发连接异常、文件损坏、数据校验失败、重复上传等异常情况的自动处理和人工干预流程</w:t>
            </w:r>
          </w:p>
        </w:tc>
      </w:tr>
      <w:tr w:rsidR="00342729" w14:paraId="595A9EFE" w14:textId="77777777">
        <w:trPr>
          <w:trHeight w:val="680"/>
        </w:trPr>
        <w:tc>
          <w:tcPr>
            <w:tcW w:w="409" w:type="pct"/>
            <w:shd w:val="clear" w:color="auto" w:fill="auto"/>
            <w:noWrap/>
            <w:vAlign w:val="center"/>
          </w:tcPr>
          <w:p w14:paraId="595A9EFB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95A9EFC" w14:textId="77777777" w:rsidR="00342729" w:rsidRDefault="00985899">
            <w:pPr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对账与日志管理</w:t>
            </w:r>
          </w:p>
        </w:tc>
        <w:tc>
          <w:tcPr>
            <w:tcW w:w="3268" w:type="pct"/>
            <w:shd w:val="clear" w:color="auto" w:fill="auto"/>
            <w:vAlign w:val="center"/>
          </w:tcPr>
          <w:p w14:paraId="595A9EFD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实现上传日志留存、数据对账机制、传输状态跟踪等运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维保障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</w:rPr>
              <w:t>功能</w:t>
            </w:r>
          </w:p>
        </w:tc>
      </w:tr>
    </w:tbl>
    <w:p w14:paraId="595A9EFF" w14:textId="77777777" w:rsidR="00342729" w:rsidRDefault="00342729">
      <w:pPr>
        <w:rPr>
          <w:rFonts w:ascii="微软雅黑" w:eastAsia="微软雅黑" w:hAnsi="微软雅黑" w:cs="微软雅黑"/>
          <w:sz w:val="21"/>
          <w:szCs w:val="21"/>
        </w:rPr>
      </w:pPr>
    </w:p>
    <w:p w14:paraId="595A9F00" w14:textId="77777777" w:rsidR="00342729" w:rsidRDefault="00985899">
      <w:p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功能需求调整经甲乙双方邮件确认后，乙方的实施团队根据人员资源情况进行实施计划安排，并与甲方进行沟通。</w:t>
      </w:r>
    </w:p>
    <w:p w14:paraId="595A9F01" w14:textId="77777777" w:rsidR="00342729" w:rsidRDefault="00985899">
      <w:pPr>
        <w:pStyle w:val="1"/>
        <w:numPr>
          <w:ilvl w:val="0"/>
          <w:numId w:val="1"/>
        </w:numPr>
        <w:ind w:left="450" w:hanging="45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新增服务的费用和付款</w:t>
      </w:r>
    </w:p>
    <w:p w14:paraId="595A9F02" w14:textId="77777777" w:rsidR="00342729" w:rsidRDefault="00985899">
      <w:pPr>
        <w:pStyle w:val="1"/>
        <w:numPr>
          <w:ilvl w:val="0"/>
          <w:numId w:val="2"/>
        </w:num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服务费用</w:t>
      </w:r>
    </w:p>
    <w:p w14:paraId="595A9F03" w14:textId="77777777" w:rsidR="00342729" w:rsidRDefault="00985899">
      <w:pPr>
        <w:pStyle w:val="a9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新增服务费用为人民币（不含税）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￥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36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,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800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.00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元</w:t>
      </w:r>
      <w:r>
        <w:rPr>
          <w:rFonts w:ascii="微软雅黑" w:eastAsia="微软雅黑" w:hAnsi="微软雅黑" w:cs="微软雅黑" w:hint="eastAsia"/>
          <w:sz w:val="21"/>
          <w:szCs w:val="21"/>
        </w:rPr>
        <w:t>，</w:t>
      </w:r>
      <w:r>
        <w:rPr>
          <w:rFonts w:ascii="微软雅黑" w:eastAsia="微软雅黑" w:hAnsi="微软雅黑" w:cs="微软雅黑" w:hint="eastAsia"/>
          <w:sz w:val="21"/>
          <w:szCs w:val="21"/>
        </w:rPr>
        <w:t>大写：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人民币叁万陆仟捌佰元整</w:t>
      </w:r>
    </w:p>
    <w:p w14:paraId="595A9F04" w14:textId="77777777" w:rsidR="00342729" w:rsidRDefault="00985899">
      <w:p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，税率</w:t>
      </w:r>
      <w:r>
        <w:rPr>
          <w:rFonts w:ascii="微软雅黑" w:eastAsia="微软雅黑" w:hAnsi="微软雅黑" w:cs="微软雅黑" w:hint="eastAsia"/>
          <w:sz w:val="21"/>
          <w:szCs w:val="21"/>
        </w:rPr>
        <w:t>6%</w:t>
      </w:r>
      <w:r>
        <w:rPr>
          <w:rFonts w:ascii="微软雅黑" w:eastAsia="微软雅黑" w:hAnsi="微软雅黑" w:cs="微软雅黑" w:hint="eastAsia"/>
          <w:sz w:val="21"/>
          <w:szCs w:val="21"/>
        </w:rPr>
        <w:t>。含税总价人民币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￥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39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,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008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.00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元</w:t>
      </w:r>
      <w:r>
        <w:rPr>
          <w:rFonts w:ascii="微软雅黑" w:eastAsia="微软雅黑" w:hAnsi="微软雅黑" w:cs="微软雅黑" w:hint="eastAsia"/>
          <w:sz w:val="21"/>
          <w:szCs w:val="21"/>
        </w:rPr>
        <w:t>，</w:t>
      </w:r>
      <w:r>
        <w:rPr>
          <w:rFonts w:ascii="微软雅黑" w:eastAsia="微软雅黑" w:hAnsi="微软雅黑" w:cs="微软雅黑" w:hint="eastAsia"/>
          <w:sz w:val="21"/>
          <w:szCs w:val="21"/>
        </w:rPr>
        <w:t>大写：人民币叁万玖仟零捌元整</w:t>
      </w:r>
      <w:r>
        <w:rPr>
          <w:rFonts w:ascii="微软雅黑" w:eastAsia="微软雅黑" w:hAnsi="微软雅黑" w:cs="微软雅黑" w:hint="eastAsia"/>
          <w:sz w:val="21"/>
          <w:szCs w:val="21"/>
        </w:rPr>
        <w:t>。</w:t>
      </w:r>
      <w:r>
        <w:rPr>
          <w:rFonts w:ascii="微软雅黑" w:eastAsia="微软雅黑" w:hAnsi="微软雅黑" w:cs="微软雅黑" w:hint="eastAsia"/>
          <w:sz w:val="21"/>
          <w:szCs w:val="21"/>
        </w:rPr>
        <w:t>折扣后含税总价人民币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￥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21</w:t>
      </w:r>
      <w:r>
        <w:rPr>
          <w:rFonts w:ascii="微软雅黑" w:eastAsia="微软雅黑" w:hAnsi="微软雅黑" w:cs="微软雅黑" w:hint="eastAsia"/>
          <w:sz w:val="21"/>
          <w:szCs w:val="21"/>
        </w:rPr>
        <w:t>,942.00</w:t>
      </w:r>
      <w:r>
        <w:rPr>
          <w:rFonts w:ascii="微软雅黑" w:eastAsia="微软雅黑" w:hAnsi="微软雅黑" w:cs="微软雅黑" w:hint="eastAsia"/>
          <w:sz w:val="21"/>
          <w:szCs w:val="21"/>
        </w:rPr>
        <w:t>元，</w:t>
      </w:r>
      <w:r>
        <w:rPr>
          <w:rFonts w:ascii="微软雅黑" w:eastAsia="微软雅黑" w:hAnsi="微软雅黑" w:cs="微软雅黑" w:hint="eastAsia"/>
          <w:sz w:val="21"/>
          <w:szCs w:val="21"/>
        </w:rPr>
        <w:t>大写：人民币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贰万壹仟玖佰肆拾贰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元整</w:t>
      </w:r>
      <w:r>
        <w:rPr>
          <w:rFonts w:ascii="微软雅黑" w:eastAsia="微软雅黑" w:hAnsi="微软雅黑" w:cs="微软雅黑" w:hint="eastAsia"/>
          <w:sz w:val="21"/>
          <w:szCs w:val="21"/>
        </w:rPr>
        <w:t>。</w:t>
      </w:r>
    </w:p>
    <w:p w14:paraId="595A9F05" w14:textId="77777777" w:rsidR="00342729" w:rsidRDefault="00985899">
      <w:p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详见附件一《服务与报价明细》。</w:t>
      </w:r>
    </w:p>
    <w:p w14:paraId="595A9F06" w14:textId="77777777" w:rsidR="00342729" w:rsidRDefault="00985899">
      <w:pPr>
        <w:pStyle w:val="1"/>
        <w:numPr>
          <w:ilvl w:val="0"/>
          <w:numId w:val="2"/>
        </w:num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付款方式</w:t>
      </w:r>
    </w:p>
    <w:p w14:paraId="595A9F07" w14:textId="77777777" w:rsidR="00342729" w:rsidRDefault="00985899">
      <w:pPr>
        <w:pStyle w:val="1"/>
        <w:ind w:left="42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作为乙方提供服务的回报，甲方将根据以下约定向乙方付款：</w:t>
      </w:r>
    </w:p>
    <w:p w14:paraId="595A9F08" w14:textId="5F9EFE15" w:rsidR="00342729" w:rsidRDefault="00985899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该协议中</w:t>
      </w:r>
      <w:r>
        <w:rPr>
          <w:rFonts w:ascii="微软雅黑" w:eastAsia="微软雅黑" w:hAnsi="微软雅黑" w:cs="微软雅黑" w:hint="eastAsia"/>
          <w:sz w:val="21"/>
          <w:szCs w:val="21"/>
          <w:lang w:eastAsia="zh-Hans"/>
        </w:rPr>
        <w:t>所有需求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上线且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经甲方验收通过，甲方在收到乙方开具的当期应付款金额的增值税专用发票后</w:t>
      </w:r>
      <w:commentRangeStart w:id="1"/>
      <w:ins w:id="2" w:author="Zhang Panbin" w:date="2025-12-24T11:56:00Z" w16du:dateUtc="2025-12-24T03:56:00Z">
        <w:r>
          <w:rPr>
            <w:rFonts w:ascii="微软雅黑" w:eastAsia="微软雅黑" w:hAnsi="微软雅黑" w:cs="微软雅黑" w:hint="eastAsia"/>
            <w:sz w:val="21"/>
            <w:szCs w:val="21"/>
          </w:rPr>
          <w:t>90</w:t>
        </w:r>
      </w:ins>
      <w:del w:id="3" w:author="Zhang Panbin" w:date="2025-12-24T11:56:00Z" w16du:dateUtc="2025-12-24T03:56:00Z">
        <w:r w:rsidDel="00985899">
          <w:rPr>
            <w:rFonts w:ascii="微软雅黑" w:eastAsia="微软雅黑" w:hAnsi="微软雅黑" w:cs="微软雅黑" w:hint="eastAsia"/>
            <w:sz w:val="21"/>
            <w:szCs w:val="21"/>
          </w:rPr>
          <w:delText>30</w:delText>
        </w:r>
      </w:del>
      <w:commentRangeEnd w:id="1"/>
      <w:r>
        <w:rPr>
          <w:rStyle w:val="ac"/>
        </w:rPr>
        <w:commentReference w:id="1"/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个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工作日内支付乙方</w:t>
      </w:r>
      <w:r>
        <w:rPr>
          <w:rFonts w:ascii="微软雅黑" w:eastAsia="微软雅黑" w:hAnsi="微软雅黑" w:cs="微软雅黑" w:hint="eastAsia"/>
          <w:sz w:val="21"/>
          <w:szCs w:val="21"/>
          <w:lang w:eastAsia="zh-Hans"/>
        </w:rPr>
        <w:t>合同约定总金额的</w:t>
      </w:r>
      <w:r>
        <w:rPr>
          <w:rFonts w:ascii="微软雅黑" w:eastAsia="微软雅黑" w:hAnsi="微软雅黑" w:cs="微软雅黑" w:hint="eastAsia"/>
          <w:sz w:val="21"/>
          <w:szCs w:val="21"/>
        </w:rPr>
        <w:t>100%</w:t>
      </w:r>
      <w:r>
        <w:rPr>
          <w:rFonts w:ascii="微软雅黑" w:eastAsia="微软雅黑" w:hAnsi="微软雅黑" w:cs="微软雅黑" w:hint="eastAsia"/>
          <w:sz w:val="21"/>
          <w:szCs w:val="21"/>
        </w:rPr>
        <w:t>款项，含税共计：人民币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￥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21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,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942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.00</w:t>
      </w:r>
      <w:r>
        <w:rPr>
          <w:rFonts w:ascii="微软雅黑" w:eastAsia="微软雅黑" w:hAnsi="微软雅黑" w:cs="微软雅黑" w:hint="eastAsia"/>
          <w:color w:val="000000"/>
          <w:sz w:val="21"/>
          <w:szCs w:val="21"/>
          <w:lang w:bidi="ar"/>
        </w:rPr>
        <w:t>元</w:t>
      </w:r>
      <w:r>
        <w:rPr>
          <w:rFonts w:ascii="微软雅黑" w:eastAsia="微软雅黑" w:hAnsi="微软雅黑" w:cs="微软雅黑" w:hint="eastAsia"/>
          <w:sz w:val="21"/>
          <w:szCs w:val="21"/>
        </w:rPr>
        <w:t>，大写：人民币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贰万壹仟玖佰肆拾贰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元整</w:t>
      </w:r>
      <w:r>
        <w:rPr>
          <w:rFonts w:ascii="微软雅黑" w:eastAsia="微软雅黑" w:hAnsi="微软雅黑" w:cs="微软雅黑" w:hint="eastAsia"/>
          <w:sz w:val="21"/>
          <w:szCs w:val="21"/>
        </w:rPr>
        <w:t>。</w:t>
      </w:r>
      <w:r>
        <w:rPr>
          <w:rFonts w:ascii="微软雅黑" w:eastAsia="微软雅黑" w:hAnsi="微软雅黑" w:cs="微软雅黑" w:hint="eastAsia"/>
          <w:sz w:val="30"/>
          <w:szCs w:val="30"/>
          <w:shd w:val="clear" w:color="auto" w:fill="FCFCFC"/>
          <w:lang w:bidi="ar"/>
        </w:rPr>
        <w:t>​</w:t>
      </w:r>
    </w:p>
    <w:p w14:paraId="595A9F09" w14:textId="77777777" w:rsidR="00342729" w:rsidRDefault="00985899">
      <w:pPr>
        <w:pStyle w:val="1"/>
        <w:numPr>
          <w:ilvl w:val="2"/>
          <w:numId w:val="3"/>
        </w:num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发票请寄至：</w:t>
      </w:r>
      <w:r>
        <w:rPr>
          <w:rFonts w:ascii="微软雅黑" w:eastAsia="微软雅黑" w:hAnsi="微软雅黑" w:cs="微软雅黑" w:hint="eastAsia"/>
          <w:sz w:val="21"/>
          <w:szCs w:val="21"/>
        </w:rPr>
        <w:t>[</w:t>
      </w:r>
      <w:r>
        <w:rPr>
          <w:rFonts w:ascii="微软雅黑" w:eastAsia="微软雅黑" w:hAnsi="微软雅黑" w:cs="微软雅黑" w:hint="eastAsia"/>
          <w:sz w:val="21"/>
          <w:szCs w:val="21"/>
        </w:rPr>
        <w:t>友邦金融大厦</w:t>
      </w:r>
      <w:r>
        <w:rPr>
          <w:rFonts w:ascii="微软雅黑" w:eastAsia="微软雅黑" w:hAnsi="微软雅黑" w:cs="微软雅黑" w:hint="eastAsia"/>
          <w:sz w:val="21"/>
          <w:szCs w:val="21"/>
        </w:rPr>
        <w:t>30</w:t>
      </w:r>
      <w:r>
        <w:rPr>
          <w:rFonts w:ascii="微软雅黑" w:eastAsia="微软雅黑" w:hAnsi="微软雅黑" w:cs="微软雅黑" w:hint="eastAsia"/>
          <w:sz w:val="21"/>
          <w:szCs w:val="21"/>
        </w:rPr>
        <w:t>楼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]</w:t>
      </w:r>
    </w:p>
    <w:p w14:paraId="595A9F0A" w14:textId="77777777" w:rsidR="00342729" w:rsidRDefault="00985899">
      <w:pPr>
        <w:pStyle w:val="1"/>
        <w:numPr>
          <w:ilvl w:val="2"/>
          <w:numId w:val="3"/>
        </w:numPr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款项请付至：</w:t>
      </w:r>
      <w:r>
        <w:rPr>
          <w:rFonts w:ascii="微软雅黑" w:eastAsia="微软雅黑" w:hAnsi="微软雅黑" w:cs="微软雅黑" w:hint="eastAsia"/>
          <w:sz w:val="21"/>
          <w:szCs w:val="21"/>
        </w:rPr>
        <w:t>[</w:t>
      </w:r>
      <w:r>
        <w:rPr>
          <w:rFonts w:ascii="微软雅黑" w:eastAsia="微软雅黑" w:hAnsi="微软雅黑" w:cs="微软雅黑" w:hint="eastAsia"/>
          <w:sz w:val="21"/>
          <w:szCs w:val="21"/>
        </w:rPr>
        <w:t>中信银行股份有限公司上海周浦支行</w:t>
      </w:r>
      <w:r>
        <w:rPr>
          <w:rFonts w:ascii="微软雅黑" w:eastAsia="微软雅黑" w:hAnsi="微软雅黑" w:cs="微软雅黑" w:hint="eastAsia"/>
          <w:sz w:val="21"/>
          <w:szCs w:val="21"/>
        </w:rPr>
        <w:t>]</w:t>
      </w:r>
    </w:p>
    <w:p w14:paraId="595A9F0B" w14:textId="77777777" w:rsidR="00342729" w:rsidRDefault="00985899">
      <w:pPr>
        <w:pStyle w:val="1"/>
        <w:ind w:left="252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公司名称：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上海诚甲信息技术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有限公司</w:t>
      </w:r>
    </w:p>
    <w:p w14:paraId="595A9F0C" w14:textId="77777777" w:rsidR="00342729" w:rsidRDefault="00985899">
      <w:pPr>
        <w:pStyle w:val="1"/>
        <w:ind w:left="252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账号：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8110 2010 1480 0038 550</w:t>
      </w:r>
    </w:p>
    <w:p w14:paraId="595A9F0D" w14:textId="77777777" w:rsidR="00342729" w:rsidRDefault="00342729">
      <w:pPr>
        <w:pStyle w:val="1"/>
        <w:ind w:left="2520"/>
        <w:rPr>
          <w:rFonts w:ascii="微软雅黑" w:eastAsia="微软雅黑" w:hAnsi="微软雅黑" w:cs="微软雅黑"/>
          <w:sz w:val="21"/>
          <w:szCs w:val="21"/>
        </w:rPr>
      </w:pPr>
    </w:p>
    <w:p w14:paraId="595A9F0E" w14:textId="77777777" w:rsidR="00342729" w:rsidRDefault="00985899">
      <w:pPr>
        <w:pStyle w:val="1"/>
        <w:numPr>
          <w:ilvl w:val="0"/>
          <w:numId w:val="1"/>
        </w:numPr>
        <w:spacing w:line="240" w:lineRule="auto"/>
        <w:ind w:left="450" w:hanging="45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验收标准</w:t>
      </w:r>
    </w:p>
    <w:p w14:paraId="595A9F0F" w14:textId="77777777" w:rsidR="00342729" w:rsidRDefault="00985899">
      <w:pPr>
        <w:pStyle w:val="1"/>
        <w:ind w:leftChars="150" w:left="330" w:firstLineChars="50" w:firstLine="105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项目完成实施并经甲方确认后，甲方验收人在验收报告上签字即认定项目完成验收。</w:t>
      </w:r>
    </w:p>
    <w:p w14:paraId="595A9F10" w14:textId="77777777" w:rsidR="00342729" w:rsidRDefault="00342729">
      <w:pPr>
        <w:pStyle w:val="1"/>
        <w:ind w:left="420"/>
        <w:rPr>
          <w:rFonts w:ascii="微软雅黑" w:eastAsia="微软雅黑" w:hAnsi="微软雅黑" w:cs="微软雅黑"/>
          <w:sz w:val="21"/>
          <w:szCs w:val="21"/>
        </w:rPr>
      </w:pPr>
    </w:p>
    <w:p w14:paraId="595A9F11" w14:textId="77777777" w:rsidR="00342729" w:rsidRDefault="00985899">
      <w:pPr>
        <w:pStyle w:val="1"/>
        <w:numPr>
          <w:ilvl w:val="0"/>
          <w:numId w:val="1"/>
        </w:numPr>
        <w:ind w:left="450" w:hanging="45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本补充协议作为原协议的补充协议，与原协议具有同等法律效力。本补充协议项下未尽事宜适用原协议条款的约定。</w:t>
      </w:r>
    </w:p>
    <w:p w14:paraId="595A9F12" w14:textId="77777777" w:rsidR="00342729" w:rsidRDefault="00342729">
      <w:pPr>
        <w:pStyle w:val="1"/>
        <w:ind w:left="450"/>
        <w:rPr>
          <w:rFonts w:ascii="微软雅黑" w:eastAsia="微软雅黑" w:hAnsi="微软雅黑" w:cs="微软雅黑"/>
          <w:sz w:val="21"/>
          <w:szCs w:val="21"/>
        </w:rPr>
      </w:pPr>
    </w:p>
    <w:p w14:paraId="595A9F13" w14:textId="77777777" w:rsidR="00342729" w:rsidRDefault="00985899">
      <w:pPr>
        <w:pStyle w:val="1"/>
        <w:numPr>
          <w:ilvl w:val="0"/>
          <w:numId w:val="1"/>
        </w:numPr>
        <w:ind w:left="450" w:hanging="450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本补充协议自双方签字并盖章后生效，原件一式二份，甲方执一份，乙方执一份，具有同等效力。</w:t>
      </w:r>
    </w:p>
    <w:p w14:paraId="595A9F14" w14:textId="77777777" w:rsidR="00342729" w:rsidRDefault="00342729">
      <w:pPr>
        <w:pStyle w:val="1"/>
        <w:rPr>
          <w:rFonts w:ascii="微软雅黑" w:eastAsia="微软雅黑" w:hAnsi="微软雅黑" w:cs="微软雅黑"/>
          <w:sz w:val="21"/>
          <w:szCs w:val="21"/>
        </w:rPr>
      </w:pPr>
    </w:p>
    <w:p w14:paraId="595A9F15" w14:textId="77777777" w:rsidR="00342729" w:rsidRDefault="00985899">
      <w:pPr>
        <w:snapToGrid w:val="0"/>
        <w:jc w:val="center"/>
        <w:rPr>
          <w:rFonts w:ascii="微软雅黑" w:eastAsia="微软雅黑" w:hAnsi="微软雅黑" w:cs="微软雅黑"/>
          <w:b/>
          <w:snapToGrid w:val="0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snapToGrid w:val="0"/>
          <w:sz w:val="21"/>
          <w:szCs w:val="21"/>
        </w:rPr>
        <w:t>【</w:t>
      </w:r>
      <w:r>
        <w:rPr>
          <w:rFonts w:ascii="微软雅黑" w:eastAsia="微软雅黑" w:hAnsi="微软雅黑" w:cs="微软雅黑" w:hint="eastAsia"/>
          <w:b/>
          <w:i/>
          <w:sz w:val="21"/>
          <w:szCs w:val="21"/>
        </w:rPr>
        <w:t>以下无正文</w:t>
      </w:r>
      <w:r>
        <w:rPr>
          <w:rFonts w:ascii="微软雅黑" w:eastAsia="微软雅黑" w:hAnsi="微软雅黑" w:cs="微软雅黑" w:hint="eastAsia"/>
          <w:b/>
          <w:snapToGrid w:val="0"/>
          <w:sz w:val="21"/>
          <w:szCs w:val="21"/>
        </w:rPr>
        <w:t>】</w:t>
      </w:r>
    </w:p>
    <w:p w14:paraId="595A9F16" w14:textId="77777777" w:rsidR="00342729" w:rsidRDefault="00342729">
      <w:pPr>
        <w:rPr>
          <w:rFonts w:ascii="微软雅黑" w:eastAsia="微软雅黑" w:hAnsi="微软雅黑" w:cs="微软雅黑"/>
        </w:rPr>
      </w:pPr>
    </w:p>
    <w:p w14:paraId="595A9F17" w14:textId="77777777" w:rsidR="00342729" w:rsidRDefault="00985899">
      <w:pPr>
        <w:spacing w:after="0" w:line="240" w:lineRule="auto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br w:type="page"/>
      </w:r>
    </w:p>
    <w:tbl>
      <w:tblPr>
        <w:tblpPr w:leftFromText="180" w:rightFromText="180" w:vertAnchor="page" w:horzAnchor="margin" w:tblpY="2051"/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3"/>
        <w:gridCol w:w="4036"/>
      </w:tblGrid>
      <w:tr w:rsidR="00342729" w14:paraId="595A9F22" w14:textId="77777777">
        <w:trPr>
          <w:trHeight w:val="4345"/>
        </w:trPr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</w:tcPr>
          <w:p w14:paraId="595A9F18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lastRenderedPageBreak/>
              <w:t>甲方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（盖章）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:</w:t>
            </w:r>
          </w:p>
          <w:p w14:paraId="595A9F19" w14:textId="77777777" w:rsidR="00342729" w:rsidRDefault="0034272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</w:p>
          <w:p w14:paraId="595A9F1A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授权代表：</w:t>
            </w:r>
          </w:p>
          <w:p w14:paraId="595A9F1B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签署：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 xml:space="preserve"> _____________________                                            </w:t>
            </w:r>
          </w:p>
          <w:p w14:paraId="595A9F1C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职位：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 xml:space="preserve"> 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</w:tcPr>
          <w:p w14:paraId="595A9F1D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乙方（盖章）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 xml:space="preserve">: </w:t>
            </w:r>
          </w:p>
          <w:p w14:paraId="595A9F1E" w14:textId="77777777" w:rsidR="00342729" w:rsidRDefault="0034272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</w:p>
          <w:p w14:paraId="595A9F1F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授权代表：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 xml:space="preserve"> </w:t>
            </w:r>
          </w:p>
          <w:p w14:paraId="595A9F20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签署：</w:t>
            </w: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 xml:space="preserve">    _____________________                                        </w:t>
            </w:r>
          </w:p>
          <w:p w14:paraId="595A9F21" w14:textId="77777777" w:rsidR="00342729" w:rsidRDefault="00985899">
            <w:pPr>
              <w:snapToGrid w:val="0"/>
              <w:rPr>
                <w:rFonts w:ascii="微软雅黑" w:eastAsia="微软雅黑" w:hAnsi="微软雅黑" w:cs="微软雅黑"/>
                <w:snapToGrid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napToGrid w:val="0"/>
                <w:sz w:val="21"/>
                <w:szCs w:val="21"/>
              </w:rPr>
              <w:t>职位：</w:t>
            </w:r>
          </w:p>
        </w:tc>
      </w:tr>
    </w:tbl>
    <w:p w14:paraId="595A9F23" w14:textId="77777777" w:rsidR="00342729" w:rsidRDefault="00985899">
      <w:pPr>
        <w:jc w:val="center"/>
        <w:rPr>
          <w:rFonts w:ascii="微软雅黑" w:eastAsia="微软雅黑" w:hAnsi="微软雅黑" w:cs="微软雅黑"/>
          <w:i/>
        </w:rPr>
      </w:pPr>
      <w:r>
        <w:rPr>
          <w:rFonts w:ascii="微软雅黑" w:eastAsia="微软雅黑" w:hAnsi="微软雅黑" w:cs="微软雅黑" w:hint="eastAsia"/>
          <w:i/>
        </w:rPr>
        <w:t>【签署页】</w:t>
      </w:r>
    </w:p>
    <w:p w14:paraId="595A9F24" w14:textId="77777777" w:rsidR="00342729" w:rsidRDefault="00985899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br w:type="page"/>
      </w:r>
    </w:p>
    <w:p w14:paraId="595A9F25" w14:textId="77777777" w:rsidR="00342729" w:rsidRDefault="00985899">
      <w:pPr>
        <w:rPr>
          <w:rFonts w:ascii="微软雅黑" w:eastAsia="微软雅黑" w:hAnsi="微软雅黑" w:cs="微软雅黑"/>
          <w:iCs/>
          <w:sz w:val="21"/>
          <w:szCs w:val="21"/>
        </w:rPr>
      </w:pPr>
      <w:r>
        <w:rPr>
          <w:rFonts w:ascii="微软雅黑" w:eastAsia="微软雅黑" w:hAnsi="微软雅黑" w:cs="微软雅黑" w:hint="eastAsia"/>
          <w:iCs/>
          <w:sz w:val="21"/>
          <w:szCs w:val="21"/>
        </w:rPr>
        <w:lastRenderedPageBreak/>
        <w:t>附件一：服务与报价明细</w:t>
      </w:r>
    </w:p>
    <w:tbl>
      <w:tblPr>
        <w:tblpPr w:leftFromText="180" w:rightFromText="180" w:vertAnchor="text" w:horzAnchor="page" w:tblpX="444" w:tblpY="589"/>
        <w:tblOverlap w:val="never"/>
        <w:tblW w:w="11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533"/>
        <w:gridCol w:w="1997"/>
        <w:gridCol w:w="1209"/>
        <w:gridCol w:w="929"/>
        <w:gridCol w:w="800"/>
        <w:gridCol w:w="886"/>
        <w:gridCol w:w="1424"/>
        <w:gridCol w:w="1467"/>
        <w:gridCol w:w="1541"/>
      </w:tblGrid>
      <w:tr w:rsidR="00342729" w14:paraId="595A9F30" w14:textId="77777777">
        <w:trPr>
          <w:trHeight w:val="1060"/>
        </w:trPr>
        <w:tc>
          <w:tcPr>
            <w:tcW w:w="430" w:type="dxa"/>
            <w:shd w:val="clear" w:color="auto" w:fill="auto"/>
            <w:vAlign w:val="center"/>
          </w:tcPr>
          <w:p w14:paraId="595A9F26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编号</w:t>
            </w:r>
          </w:p>
        </w:tc>
        <w:tc>
          <w:tcPr>
            <w:tcW w:w="533" w:type="dxa"/>
            <w:shd w:val="clear" w:color="auto" w:fill="auto"/>
            <w:vAlign w:val="center"/>
          </w:tcPr>
          <w:p w14:paraId="595A9F27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需求分类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95A9F28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需求描述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95A9F29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PM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工作量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br/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（人天）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95A9F2A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开发工作量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br/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（人天）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95A9F2B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测试工作量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br/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（人天）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95A9F2C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合计工作量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br/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（人天）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95A9F2D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人天单价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95A9F2E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不含税报价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95A9F2F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含税报价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br/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（税率：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6%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）</w:t>
            </w:r>
          </w:p>
        </w:tc>
      </w:tr>
      <w:tr w:rsidR="00342729" w14:paraId="595A9F3B" w14:textId="77777777">
        <w:trPr>
          <w:trHeight w:val="90"/>
        </w:trPr>
        <w:tc>
          <w:tcPr>
            <w:tcW w:w="430" w:type="dxa"/>
            <w:shd w:val="clear" w:color="auto" w:fill="auto"/>
            <w:vAlign w:val="center"/>
          </w:tcPr>
          <w:p w14:paraId="595A9F31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533" w:type="dxa"/>
            <w:shd w:val="clear" w:color="auto" w:fill="auto"/>
            <w:vAlign w:val="center"/>
          </w:tcPr>
          <w:p w14:paraId="595A9F32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电子档案集成对接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95A9F33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实现外网业务系统与内网会计电子档案系统间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SFTP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异步批量数据传输，包含数据校验、文件生成、目录创建、文件上传等功能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95A9F34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95A9F35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6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95A9F36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95A9F37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9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95A9F38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 xml:space="preserve">¥2,300.00 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95A9F39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20,700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95A9F3A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21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94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</w:tr>
      <w:tr w:rsidR="00342729" w14:paraId="595A9F46" w14:textId="77777777">
        <w:trPr>
          <w:trHeight w:val="90"/>
        </w:trPr>
        <w:tc>
          <w:tcPr>
            <w:tcW w:w="430" w:type="dxa"/>
            <w:shd w:val="clear" w:color="auto" w:fill="auto"/>
            <w:vAlign w:val="center"/>
          </w:tcPr>
          <w:p w14:paraId="595A9F3C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</w:t>
            </w:r>
          </w:p>
        </w:tc>
        <w:tc>
          <w:tcPr>
            <w:tcW w:w="533" w:type="dxa"/>
            <w:shd w:val="clear" w:color="auto" w:fill="auto"/>
            <w:vAlign w:val="center"/>
          </w:tcPr>
          <w:p w14:paraId="595A9F3D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异常处理机制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95A9F3E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开发连接异常、文件损坏、数据校验失败、重复上传等异常情况的自动处理和人工干预流程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95A9F3F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95A9F40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95A9F41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95A9F42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4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95A9F43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¥2,300.00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95A9F44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9,200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95A9F45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752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</w:tr>
      <w:tr w:rsidR="00342729" w14:paraId="595A9F5B" w14:textId="77777777">
        <w:trPr>
          <w:trHeight w:val="90"/>
        </w:trPr>
        <w:tc>
          <w:tcPr>
            <w:tcW w:w="430" w:type="dxa"/>
            <w:shd w:val="clear" w:color="auto" w:fill="auto"/>
            <w:vAlign w:val="center"/>
          </w:tcPr>
          <w:p w14:paraId="595A9F47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lastRenderedPageBreak/>
              <w:t>2</w:t>
            </w:r>
          </w:p>
        </w:tc>
        <w:tc>
          <w:tcPr>
            <w:tcW w:w="533" w:type="dxa"/>
            <w:shd w:val="clear" w:color="auto" w:fill="auto"/>
            <w:vAlign w:val="center"/>
          </w:tcPr>
          <w:p w14:paraId="595A9F48" w14:textId="77777777" w:rsidR="00342729" w:rsidRDefault="0034272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</w:p>
          <w:p w14:paraId="595A9F49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4A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4B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4C" w14:textId="77777777" w:rsidR="00342729" w:rsidRDefault="00985899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对账与日志管理</w:t>
            </w:r>
          </w:p>
          <w:p w14:paraId="595A9F4D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4E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4F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50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51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  <w:p w14:paraId="595A9F52" w14:textId="77777777" w:rsidR="00342729" w:rsidRDefault="00342729">
            <w:pPr>
              <w:rPr>
                <w:rFonts w:ascii="微软雅黑" w:eastAsia="微软雅黑" w:hAnsi="微软雅黑" w:cs="微软雅黑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14:paraId="595A9F53" w14:textId="77777777" w:rsidR="00342729" w:rsidRDefault="00985899">
            <w:pPr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实现上传日志留存、数据对账机制、传输状态跟踪等运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维保障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功能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95A9F54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95A9F55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95A9F56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95A9F57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3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95A9F58" w14:textId="77777777" w:rsidR="00342729" w:rsidRDefault="00985899">
            <w:pPr>
              <w:jc w:val="both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 xml:space="preserve">¥2,300.00 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95A9F59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,900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 xml:space="preserve">.00 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 xml:space="preserve"> 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95A9F5A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314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</w:tr>
      <w:tr w:rsidR="00342729" w14:paraId="595A9F64" w14:textId="77777777">
        <w:trPr>
          <w:trHeight w:val="352"/>
        </w:trPr>
        <w:tc>
          <w:tcPr>
            <w:tcW w:w="2960" w:type="dxa"/>
            <w:gridSpan w:val="3"/>
            <w:shd w:val="clear" w:color="auto" w:fill="auto"/>
            <w:vAlign w:val="center"/>
          </w:tcPr>
          <w:p w14:paraId="595A9F5C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总计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95A9F5D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3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595A9F5E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9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95A9F5F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4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95A9F60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16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95A9F61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 xml:space="preserve">¥2,300.00 </w:t>
            </w:r>
          </w:p>
        </w:tc>
        <w:tc>
          <w:tcPr>
            <w:tcW w:w="1467" w:type="dxa"/>
            <w:shd w:val="clear" w:color="auto" w:fill="auto"/>
            <w:vAlign w:val="center"/>
          </w:tcPr>
          <w:p w14:paraId="595A9F62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36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800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95A9F63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39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008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</w:tr>
      <w:tr w:rsidR="00342729" w14:paraId="595A9F67" w14:textId="77777777">
        <w:trPr>
          <w:trHeight w:val="352"/>
        </w:trPr>
        <w:tc>
          <w:tcPr>
            <w:tcW w:w="2960" w:type="dxa"/>
            <w:gridSpan w:val="3"/>
            <w:shd w:val="clear" w:color="auto" w:fill="auto"/>
            <w:vAlign w:val="bottom"/>
          </w:tcPr>
          <w:p w14:paraId="595A9F65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lastRenderedPageBreak/>
              <w:t>原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含税总价</w:t>
            </w:r>
          </w:p>
        </w:tc>
        <w:tc>
          <w:tcPr>
            <w:tcW w:w="8256" w:type="dxa"/>
            <w:gridSpan w:val="7"/>
            <w:shd w:val="clear" w:color="auto" w:fill="auto"/>
            <w:vAlign w:val="bottom"/>
          </w:tcPr>
          <w:p w14:paraId="595A9F66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39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008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.00</w:t>
            </w:r>
          </w:p>
        </w:tc>
      </w:tr>
      <w:tr w:rsidR="00342729" w14:paraId="595A9F6A" w14:textId="77777777">
        <w:trPr>
          <w:trHeight w:val="352"/>
        </w:trPr>
        <w:tc>
          <w:tcPr>
            <w:tcW w:w="2960" w:type="dxa"/>
            <w:gridSpan w:val="3"/>
            <w:shd w:val="clear" w:color="auto" w:fill="auto"/>
            <w:vAlign w:val="bottom"/>
          </w:tcPr>
          <w:p w14:paraId="595A9F68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折扣后总价</w:t>
            </w:r>
          </w:p>
        </w:tc>
        <w:tc>
          <w:tcPr>
            <w:tcW w:w="8256" w:type="dxa"/>
            <w:gridSpan w:val="7"/>
            <w:shd w:val="clear" w:color="auto" w:fill="auto"/>
            <w:vAlign w:val="bottom"/>
          </w:tcPr>
          <w:p w14:paraId="595A9F69" w14:textId="77777777" w:rsidR="00342729" w:rsidRDefault="00985899">
            <w:pPr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21"/>
                <w:szCs w:val="21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￥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zCs w:val="21"/>
                <w:lang w:bidi="ar"/>
              </w:rPr>
              <w:t>21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,942.00</w:t>
            </w:r>
          </w:p>
        </w:tc>
      </w:tr>
    </w:tbl>
    <w:p w14:paraId="595A9F6B" w14:textId="77777777" w:rsidR="00342729" w:rsidRDefault="00342729">
      <w:pPr>
        <w:rPr>
          <w:rFonts w:ascii="微软雅黑" w:eastAsia="微软雅黑" w:hAnsi="微软雅黑" w:cs="微软雅黑"/>
        </w:rPr>
      </w:pPr>
    </w:p>
    <w:sectPr w:rsidR="00342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Zhang Panbin" w:date="2025-12-24T11:57:00Z" w:initials="ZP">
    <w:p w14:paraId="27B77EF5" w14:textId="77777777" w:rsidR="00985899" w:rsidRDefault="00985899" w:rsidP="00985899">
      <w:pPr>
        <w:pStyle w:val="ad"/>
      </w:pPr>
      <w:r>
        <w:rPr>
          <w:rStyle w:val="ac"/>
          <w:rFonts w:hint="eastAsia"/>
        </w:rPr>
        <w:annotationRef/>
      </w:r>
      <w:r>
        <w:rPr>
          <w:rFonts w:hint="eastAsia"/>
        </w:rPr>
        <w:t>付款周期为90个工作日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E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57DEA6" w16cex:dateUtc="2025-12-24T0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EF5" w16cid:durableId="0D57DE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9F6E" w14:textId="77777777" w:rsidR="00342729" w:rsidRDefault="0098589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95A9F6F" w14:textId="77777777" w:rsidR="00342729" w:rsidRDefault="0098589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A9F6C" w14:textId="77777777" w:rsidR="00342729" w:rsidRDefault="0098589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95A9F6D" w14:textId="77777777" w:rsidR="00342729" w:rsidRDefault="0098589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C48DD"/>
    <w:multiLevelType w:val="multilevel"/>
    <w:tmpl w:val="341C48DD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vanish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4C046A"/>
    <w:multiLevelType w:val="multilevel"/>
    <w:tmpl w:val="524C046A"/>
    <w:lvl w:ilvl="0">
      <w:start w:val="1"/>
      <w:numFmt w:val="chineseCountingThousand"/>
      <w:lvlText w:val="%1、"/>
      <w:lvlJc w:val="left"/>
      <w:pPr>
        <w:ind w:left="5888" w:hanging="360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43BBB"/>
    <w:multiLevelType w:val="multilevel"/>
    <w:tmpl w:val="75B43BBB"/>
    <w:lvl w:ilvl="0">
      <w:start w:val="1"/>
      <w:numFmt w:val="lowerRoman"/>
      <w:lvlText w:val="%1."/>
      <w:lvlJc w:val="righ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30647074">
    <w:abstractNumId w:val="1"/>
  </w:num>
  <w:num w:numId="2" w16cid:durableId="1025788308">
    <w:abstractNumId w:val="0"/>
  </w:num>
  <w:num w:numId="3" w16cid:durableId="15126417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 Panbin">
    <w15:presenceInfo w15:providerId="AD" w15:userId="S::Panbin.Zhang@neurogen.com.cn::b3d681f7-19c5-4294-9456-e1d2e6ddfd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B03"/>
    <w:rsid w:val="9D6E4B7F"/>
    <w:rsid w:val="B727F880"/>
    <w:rsid w:val="BBFFACF3"/>
    <w:rsid w:val="BFEEDF42"/>
    <w:rsid w:val="E7FD3451"/>
    <w:rsid w:val="EAFC70BD"/>
    <w:rsid w:val="EFEF08EC"/>
    <w:rsid w:val="F3744653"/>
    <w:rsid w:val="F3EF84DB"/>
    <w:rsid w:val="F3F18F27"/>
    <w:rsid w:val="F7B2468D"/>
    <w:rsid w:val="FDEFDFCF"/>
    <w:rsid w:val="FEE998C1"/>
    <w:rsid w:val="FFFD3742"/>
    <w:rsid w:val="00023963"/>
    <w:rsid w:val="0003164C"/>
    <w:rsid w:val="00043AE6"/>
    <w:rsid w:val="00054742"/>
    <w:rsid w:val="00062FAF"/>
    <w:rsid w:val="000632B9"/>
    <w:rsid w:val="000C7B2B"/>
    <w:rsid w:val="000D35B3"/>
    <w:rsid w:val="000D7C64"/>
    <w:rsid w:val="00104221"/>
    <w:rsid w:val="0010501E"/>
    <w:rsid w:val="00107535"/>
    <w:rsid w:val="00117CA1"/>
    <w:rsid w:val="001211F8"/>
    <w:rsid w:val="00123598"/>
    <w:rsid w:val="001670D1"/>
    <w:rsid w:val="001B5BCD"/>
    <w:rsid w:val="001E69D9"/>
    <w:rsid w:val="001F0A7C"/>
    <w:rsid w:val="00200F89"/>
    <w:rsid w:val="002205C5"/>
    <w:rsid w:val="002421EB"/>
    <w:rsid w:val="0026707D"/>
    <w:rsid w:val="002737E7"/>
    <w:rsid w:val="002913F1"/>
    <w:rsid w:val="0029455A"/>
    <w:rsid w:val="002A2963"/>
    <w:rsid w:val="002D3E17"/>
    <w:rsid w:val="002E1BB2"/>
    <w:rsid w:val="002E76A0"/>
    <w:rsid w:val="00342729"/>
    <w:rsid w:val="00375363"/>
    <w:rsid w:val="003961D8"/>
    <w:rsid w:val="00396C1C"/>
    <w:rsid w:val="003C72E5"/>
    <w:rsid w:val="003C772E"/>
    <w:rsid w:val="003F33D9"/>
    <w:rsid w:val="0040726D"/>
    <w:rsid w:val="00422D80"/>
    <w:rsid w:val="00423652"/>
    <w:rsid w:val="00432A28"/>
    <w:rsid w:val="00443829"/>
    <w:rsid w:val="004508BB"/>
    <w:rsid w:val="00485C70"/>
    <w:rsid w:val="00492B03"/>
    <w:rsid w:val="00496F13"/>
    <w:rsid w:val="004B0F22"/>
    <w:rsid w:val="004D4049"/>
    <w:rsid w:val="004E38F0"/>
    <w:rsid w:val="004E57F0"/>
    <w:rsid w:val="004F0E85"/>
    <w:rsid w:val="004F70B8"/>
    <w:rsid w:val="0053569D"/>
    <w:rsid w:val="0054491F"/>
    <w:rsid w:val="00557511"/>
    <w:rsid w:val="00560EF2"/>
    <w:rsid w:val="005777C3"/>
    <w:rsid w:val="005A2552"/>
    <w:rsid w:val="005B3A76"/>
    <w:rsid w:val="005E29DC"/>
    <w:rsid w:val="00622A69"/>
    <w:rsid w:val="0062531D"/>
    <w:rsid w:val="00675311"/>
    <w:rsid w:val="00681AF4"/>
    <w:rsid w:val="00682652"/>
    <w:rsid w:val="00683FB7"/>
    <w:rsid w:val="006C1BFC"/>
    <w:rsid w:val="006C73D7"/>
    <w:rsid w:val="007057EF"/>
    <w:rsid w:val="007209E6"/>
    <w:rsid w:val="00725D2E"/>
    <w:rsid w:val="007467C4"/>
    <w:rsid w:val="007A1900"/>
    <w:rsid w:val="007C28C4"/>
    <w:rsid w:val="007C7BE6"/>
    <w:rsid w:val="00800F3F"/>
    <w:rsid w:val="00811D93"/>
    <w:rsid w:val="008157FE"/>
    <w:rsid w:val="00830F3F"/>
    <w:rsid w:val="008455B8"/>
    <w:rsid w:val="00873CE0"/>
    <w:rsid w:val="008A7986"/>
    <w:rsid w:val="008C4B39"/>
    <w:rsid w:val="00903B62"/>
    <w:rsid w:val="00903C25"/>
    <w:rsid w:val="00985899"/>
    <w:rsid w:val="009927AC"/>
    <w:rsid w:val="009A29CD"/>
    <w:rsid w:val="009E03A8"/>
    <w:rsid w:val="00A3427E"/>
    <w:rsid w:val="00A35505"/>
    <w:rsid w:val="00A549DF"/>
    <w:rsid w:val="00A76A77"/>
    <w:rsid w:val="00A87AA6"/>
    <w:rsid w:val="00A97DCD"/>
    <w:rsid w:val="00AB4262"/>
    <w:rsid w:val="00AB4C20"/>
    <w:rsid w:val="00AD7AE3"/>
    <w:rsid w:val="00AF243B"/>
    <w:rsid w:val="00B031C1"/>
    <w:rsid w:val="00B072A3"/>
    <w:rsid w:val="00B20FFE"/>
    <w:rsid w:val="00B70F43"/>
    <w:rsid w:val="00B822A6"/>
    <w:rsid w:val="00B82577"/>
    <w:rsid w:val="00BA207B"/>
    <w:rsid w:val="00BA52CD"/>
    <w:rsid w:val="00BD71ED"/>
    <w:rsid w:val="00BD7AB8"/>
    <w:rsid w:val="00C13C89"/>
    <w:rsid w:val="00C436EA"/>
    <w:rsid w:val="00C6604A"/>
    <w:rsid w:val="00C953C3"/>
    <w:rsid w:val="00CA487E"/>
    <w:rsid w:val="00CC6F60"/>
    <w:rsid w:val="00D04138"/>
    <w:rsid w:val="00D262CE"/>
    <w:rsid w:val="00D90480"/>
    <w:rsid w:val="00E11E03"/>
    <w:rsid w:val="00E210EB"/>
    <w:rsid w:val="00E34BEF"/>
    <w:rsid w:val="00E51460"/>
    <w:rsid w:val="00E65220"/>
    <w:rsid w:val="00EA4594"/>
    <w:rsid w:val="00EA7387"/>
    <w:rsid w:val="00ED59D1"/>
    <w:rsid w:val="00ED5CB8"/>
    <w:rsid w:val="00EF5A49"/>
    <w:rsid w:val="00F055A5"/>
    <w:rsid w:val="00F75080"/>
    <w:rsid w:val="00F94845"/>
    <w:rsid w:val="00FA62B7"/>
    <w:rsid w:val="00FA639F"/>
    <w:rsid w:val="00FD3A31"/>
    <w:rsid w:val="00FF1180"/>
    <w:rsid w:val="01527EDF"/>
    <w:rsid w:val="16790B7E"/>
    <w:rsid w:val="1E82248C"/>
    <w:rsid w:val="22DD596A"/>
    <w:rsid w:val="29F21863"/>
    <w:rsid w:val="2BFF85C8"/>
    <w:rsid w:val="39187E65"/>
    <w:rsid w:val="3BAC56EF"/>
    <w:rsid w:val="3DF88EC1"/>
    <w:rsid w:val="3EF7408C"/>
    <w:rsid w:val="419378A9"/>
    <w:rsid w:val="41F132CE"/>
    <w:rsid w:val="555649EC"/>
    <w:rsid w:val="56F682F6"/>
    <w:rsid w:val="5FDF1074"/>
    <w:rsid w:val="604B2348"/>
    <w:rsid w:val="61BE5E24"/>
    <w:rsid w:val="677FAE88"/>
    <w:rsid w:val="6B1B7E43"/>
    <w:rsid w:val="72D36E77"/>
    <w:rsid w:val="737F417A"/>
    <w:rsid w:val="743A1BEE"/>
    <w:rsid w:val="76C66426"/>
    <w:rsid w:val="779DA64C"/>
    <w:rsid w:val="77EEE8B6"/>
    <w:rsid w:val="7DF3AE22"/>
    <w:rsid w:val="7E77071A"/>
    <w:rsid w:val="7EFD0F25"/>
    <w:rsid w:val="7FFF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A9EEB"/>
  <w15:docId w15:val="{4243B2CE-1787-4D93-A549-80029E39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bCs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sz w:val="24"/>
    </w:rPr>
  </w:style>
  <w:style w:type="character" w:styleId="aa">
    <w:name w:val="Strong"/>
    <w:basedOn w:val="a0"/>
    <w:uiPriority w:val="22"/>
    <w:qFormat/>
    <w:rPr>
      <w:b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kern w:val="0"/>
      <w:sz w:val="32"/>
      <w:szCs w:val="32"/>
      <w:lang w:val="zh-CN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character" w:customStyle="1" w:styleId="a8">
    <w:name w:val="页眉 字符"/>
    <w:basedOn w:val="a0"/>
    <w:link w:val="a7"/>
    <w:uiPriority w:val="99"/>
    <w:qFormat/>
    <w:rPr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0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0"/>
      <w:sz w:val="18"/>
      <w:szCs w:val="18"/>
    </w:rPr>
  </w:style>
  <w:style w:type="character" w:customStyle="1" w:styleId="font31">
    <w:name w:val="font31"/>
    <w:basedOn w:val="a0"/>
    <w:qFormat/>
    <w:rPr>
      <w:rFonts w:ascii="等线" w:eastAsia="等线" w:hAnsi="等线" w:cs="等线" w:hint="default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等线" w:eastAsia="等线" w:hAnsi="等线" w:cs="等线" w:hint="default"/>
      <w:color w:val="0000FF"/>
      <w:sz w:val="22"/>
      <w:szCs w:val="22"/>
      <w:u w:val="none"/>
    </w:rPr>
  </w:style>
  <w:style w:type="character" w:customStyle="1" w:styleId="font21">
    <w:name w:val="font21"/>
    <w:basedOn w:val="a0"/>
    <w:qFormat/>
    <w:rPr>
      <w:rFonts w:ascii="等线" w:eastAsia="等线" w:hAnsi="等线" w:cs="等线" w:hint="default"/>
      <w:color w:val="000000"/>
      <w:sz w:val="22"/>
      <w:szCs w:val="22"/>
      <w:u w:val="none"/>
    </w:rPr>
  </w:style>
  <w:style w:type="paragraph" w:styleId="ab">
    <w:name w:val="Revision"/>
    <w:hidden/>
    <w:uiPriority w:val="99"/>
    <w:unhideWhenUsed/>
    <w:rsid w:val="00985899"/>
    <w:rPr>
      <w:rFonts w:asciiTheme="minorHAnsi" w:eastAsiaTheme="minorEastAsia" w:hAnsiTheme="minorHAnsi" w:cstheme="minorBidi"/>
      <w:sz w:val="22"/>
      <w:szCs w:val="22"/>
    </w:rPr>
  </w:style>
  <w:style w:type="character" w:styleId="ac">
    <w:name w:val="annotation reference"/>
    <w:basedOn w:val="a0"/>
    <w:uiPriority w:val="99"/>
    <w:semiHidden/>
    <w:unhideWhenUsed/>
    <w:rsid w:val="00985899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985899"/>
  </w:style>
  <w:style w:type="character" w:customStyle="1" w:styleId="ae">
    <w:name w:val="批注文字 字符"/>
    <w:basedOn w:val="a0"/>
    <w:link w:val="ad"/>
    <w:uiPriority w:val="99"/>
    <w:rsid w:val="00985899"/>
    <w:rPr>
      <w:rFonts w:asciiTheme="minorHAnsi" w:eastAsiaTheme="minorEastAsia" w:hAnsiTheme="minorHAnsi" w:cstheme="minorBidi"/>
      <w:sz w:val="22"/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85899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985899"/>
    <w:rPr>
      <w:rFonts w:asciiTheme="minorHAnsi" w:eastAsiaTheme="minorEastAsia" w:hAnsiTheme="minorHAnsi" w:cstheme="minorBid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1185</Words>
  <Characters>458</Characters>
  <Application>Microsoft Office Word</Application>
  <DocSecurity>0</DocSecurity>
  <Lines>3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 SIYUN</dc:creator>
  <cp:lastModifiedBy>Zhang Panbin</cp:lastModifiedBy>
  <cp:revision>5</cp:revision>
  <dcterms:created xsi:type="dcterms:W3CDTF">2021-12-12T07:49:00Z</dcterms:created>
  <dcterms:modified xsi:type="dcterms:W3CDTF">2025-12-24T03:57:00Z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0E5692BD892D2A5DB7EE3F697EACBD8E_43</vt:lpwstr>
  </property>
  <property fmtid="{D5CDD505-2E9C-101B-9397-08002B2CF9AE}" pid="4" name="KSOTemplateDocerSaveRecord">
    <vt:lpwstr>eyJoZGlkIjoiNWI4MzQwMzRkNDlhMWZhMjQ0MDdhY2E5NmI4MmY5OWEiLCJ1c2VySWQiOiIzMDE4MTc4OCJ9</vt:lpwstr>
  </property>
</Properties>
</file>